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BC3FA" w14:textId="1FAD6848" w:rsidR="00CE455E" w:rsidRPr="00CE455E" w:rsidRDefault="00CE455E" w:rsidP="007A5316">
      <w:pPr>
        <w:spacing w:after="240" w:line="480" w:lineRule="auto"/>
        <w:jc w:val="both"/>
        <w:rPr>
          <w:rFonts w:ascii="Times New Roman" w:hAnsi="Times New Roman" w:cs="Times New Roman"/>
          <w:b/>
          <w:sz w:val="28"/>
          <w:szCs w:val="24"/>
          <w:u w:val="single"/>
        </w:rPr>
      </w:pPr>
      <w:r w:rsidRPr="00CE455E">
        <w:rPr>
          <w:rFonts w:ascii="Times New Roman" w:hAnsi="Times New Roman" w:cs="Times New Roman"/>
          <w:b/>
          <w:sz w:val="28"/>
          <w:szCs w:val="24"/>
          <w:u w:val="single"/>
        </w:rPr>
        <w:t>Supplementary Information</w:t>
      </w:r>
    </w:p>
    <w:p w14:paraId="522F575E" w14:textId="59DA2F27" w:rsidR="00853231" w:rsidRPr="007A5316" w:rsidRDefault="00CE455E" w:rsidP="007A5316">
      <w:pPr>
        <w:spacing w:after="240" w:line="48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Supplementary Methods</w:t>
      </w:r>
    </w:p>
    <w:p w14:paraId="7D377FE5" w14:textId="77777777" w:rsidR="00443D3D" w:rsidRDefault="00443D3D" w:rsidP="007A5316">
      <w:pPr>
        <w:spacing w:after="24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Sample selection </w:t>
      </w:r>
    </w:p>
    <w:p w14:paraId="553270B9" w14:textId="61167C10" w:rsidR="00892262" w:rsidRDefault="00F532AD"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A complete summary of the sample selection, processing and quality control details for the UK Biobank PPP proteomics samples is available in Sun </w:t>
      </w:r>
      <w:r w:rsidRPr="00F532AD">
        <w:rPr>
          <w:rFonts w:ascii="Times New Roman" w:hAnsi="Times New Roman" w:cs="Times New Roman"/>
          <w:i/>
          <w:sz w:val="24"/>
          <w:szCs w:val="24"/>
        </w:rPr>
        <w:t>et al</w:t>
      </w:r>
      <w:r>
        <w:rPr>
          <w:rFonts w:ascii="Times New Roman" w:hAnsi="Times New Roman" w:cs="Times New Roman"/>
          <w:sz w:val="24"/>
          <w:szCs w:val="24"/>
        </w:rPr>
        <w:t xml:space="preserve">, 2022 </w:t>
      </w:r>
      <w:r>
        <w:rPr>
          <w:rFonts w:ascii="Times New Roman" w:hAnsi="Times New Roman" w:cs="Times New Roman"/>
          <w:sz w:val="24"/>
          <w:szCs w:val="24"/>
        </w:rPr>
        <w:fldChar w:fldCharType="begin"/>
      </w:r>
      <w:r w:rsidR="00A03FDB">
        <w:rPr>
          <w:rFonts w:ascii="Times New Roman" w:hAnsi="Times New Roman" w:cs="Times New Roman"/>
          <w:sz w:val="24"/>
          <w:szCs w:val="24"/>
        </w:rPr>
        <w:instrText xml:space="preserve"> ADDIN ZOTERO_ITEM CSL_CITATION {"citationID":"QPtrPuI4","properties":{"formattedCitation":"\\super 1\\nosupersub{}","plainCitation":"1","noteIndex":0},"citationItems":[{"id":833,"uris":["http://zotero.org/users/9953226/items/LS7VK39U"],"itemData":{"id":833,"type":"article-journal","container-title":"Nature","DOI":"https://doi.org/10.1038/s41586-023-06592-6","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D."}],"issued":{"date-parts":[["2023"]]}}}],"schema":"https://github.com/citation-style-language/schema/raw/master/csl-citation.json"} </w:instrText>
      </w:r>
      <w:r>
        <w:rPr>
          <w:rFonts w:ascii="Times New Roman" w:hAnsi="Times New Roman" w:cs="Times New Roman"/>
          <w:sz w:val="24"/>
          <w:szCs w:val="24"/>
        </w:rPr>
        <w:fldChar w:fldCharType="separate"/>
      </w:r>
      <w:r w:rsidRPr="00F532AD">
        <w:rPr>
          <w:rFonts w:ascii="Times New Roman" w:hAnsi="Times New Roman" w:cs="Times New Roman"/>
          <w:sz w:val="24"/>
          <w:szCs w:val="24"/>
          <w:vertAlign w:val="superscript"/>
        </w:rPr>
        <w:t>1</w:t>
      </w:r>
      <w:r>
        <w:rPr>
          <w:rFonts w:ascii="Times New Roman" w:hAnsi="Times New Roman" w:cs="Times New Roman"/>
          <w:sz w:val="24"/>
          <w:szCs w:val="24"/>
        </w:rPr>
        <w:fldChar w:fldCharType="end"/>
      </w:r>
      <w:r>
        <w:rPr>
          <w:rFonts w:ascii="Times New Roman" w:hAnsi="Times New Roman" w:cs="Times New Roman"/>
          <w:sz w:val="24"/>
          <w:szCs w:val="24"/>
        </w:rPr>
        <w:t>. Consortium members chose samples that were enriched for specif</w:t>
      </w:r>
      <w:r w:rsidR="00AB7587">
        <w:rPr>
          <w:rFonts w:ascii="Times New Roman" w:hAnsi="Times New Roman" w:cs="Times New Roman"/>
          <w:sz w:val="24"/>
          <w:szCs w:val="24"/>
        </w:rPr>
        <w:t>ic diseases of interest. T</w:t>
      </w:r>
      <w:r>
        <w:rPr>
          <w:rFonts w:ascii="Times New Roman" w:hAnsi="Times New Roman" w:cs="Times New Roman"/>
          <w:sz w:val="24"/>
          <w:szCs w:val="24"/>
        </w:rPr>
        <w:t xml:space="preserve">he remainder of the population was randomly sampled through stratified selection against age, sex and recruitment centre. Day of the week of collection, deprivation index and participant ethnicity were confirmed as representative of the wider UK Biobank cohort. </w:t>
      </w:r>
      <w:r w:rsidR="00F41AD1">
        <w:rPr>
          <w:rFonts w:ascii="Times New Roman" w:hAnsi="Times New Roman" w:cs="Times New Roman"/>
          <w:sz w:val="24"/>
          <w:szCs w:val="24"/>
        </w:rPr>
        <w:t>I</w:t>
      </w:r>
      <w:r w:rsidR="00AB7587">
        <w:rPr>
          <w:rFonts w:ascii="Times New Roman" w:hAnsi="Times New Roman" w:cs="Times New Roman"/>
          <w:sz w:val="24"/>
          <w:szCs w:val="24"/>
        </w:rPr>
        <w:t xml:space="preserve">nclusion and eligibility criteria are detailed in: </w:t>
      </w:r>
      <w:hyperlink r:id="rId6" w:history="1">
        <w:r w:rsidR="00AB7587" w:rsidRPr="00DE2AAF">
          <w:rPr>
            <w:rStyle w:val="Hyperlink"/>
            <w:rFonts w:ascii="Times New Roman" w:hAnsi="Times New Roman" w:cs="Times New Roman"/>
            <w:sz w:val="24"/>
            <w:szCs w:val="24"/>
          </w:rPr>
          <w:t>https://biobank.ndph.ox.ac.uk/showcase/showcase/docs/casecontrol_covidimaging.pdf</w:t>
        </w:r>
      </w:hyperlink>
      <w:r w:rsidR="00AB7587">
        <w:rPr>
          <w:rFonts w:ascii="Times New Roman" w:hAnsi="Times New Roman" w:cs="Times New Roman"/>
          <w:sz w:val="24"/>
          <w:szCs w:val="24"/>
        </w:rPr>
        <w:t xml:space="preserve">. </w:t>
      </w:r>
      <w:r w:rsidR="00F41AD1" w:rsidRPr="00C54054">
        <w:rPr>
          <w:rFonts w:ascii="Times New Roman" w:hAnsi="Times New Roman" w:cs="Times New Roman"/>
          <w:sz w:val="24"/>
          <w:szCs w:val="24"/>
        </w:rPr>
        <w:t>Of the 1,472 protein levels in the UKB-PPP sample</w:t>
      </w:r>
      <w:r w:rsidR="00F41AD1">
        <w:rPr>
          <w:rFonts w:ascii="Times New Roman" w:hAnsi="Times New Roman" w:cs="Times New Roman"/>
          <w:sz w:val="24"/>
          <w:szCs w:val="24"/>
        </w:rPr>
        <w:t xml:space="preserve"> that are used in the present study</w:t>
      </w:r>
      <w:r w:rsidR="00F41AD1" w:rsidRPr="00C54054">
        <w:rPr>
          <w:rFonts w:ascii="Times New Roman" w:hAnsi="Times New Roman" w:cs="Times New Roman"/>
          <w:sz w:val="24"/>
          <w:szCs w:val="24"/>
        </w:rPr>
        <w:t xml:space="preserve">, 1,463 are unique, due to CXCL8, IL6 and TNF having multiple </w:t>
      </w:r>
      <w:r w:rsidR="00F41AD1">
        <w:rPr>
          <w:rFonts w:ascii="Times New Roman" w:hAnsi="Times New Roman" w:cs="Times New Roman"/>
          <w:sz w:val="24"/>
          <w:szCs w:val="24"/>
        </w:rPr>
        <w:t xml:space="preserve">analyte </w:t>
      </w:r>
      <w:r w:rsidR="00F41AD1" w:rsidRPr="00C54054">
        <w:rPr>
          <w:rFonts w:ascii="Times New Roman" w:hAnsi="Times New Roman" w:cs="Times New Roman"/>
          <w:sz w:val="24"/>
          <w:szCs w:val="24"/>
        </w:rPr>
        <w:t xml:space="preserve">measurements (annotation information provided in </w:t>
      </w:r>
      <w:r w:rsidR="00F41AD1" w:rsidRPr="00C54054">
        <w:rPr>
          <w:rFonts w:ascii="Times New Roman" w:hAnsi="Times New Roman" w:cs="Times New Roman"/>
          <w:b/>
          <w:sz w:val="24"/>
          <w:szCs w:val="24"/>
        </w:rPr>
        <w:t>Supplementary Table 1</w:t>
      </w:r>
      <w:r w:rsidR="00F41AD1" w:rsidRPr="00C54054">
        <w:rPr>
          <w:rFonts w:ascii="Times New Roman" w:hAnsi="Times New Roman" w:cs="Times New Roman"/>
          <w:sz w:val="24"/>
          <w:szCs w:val="24"/>
        </w:rPr>
        <w:t xml:space="preserve">). After quality control and removal of outliers, </w:t>
      </w:r>
      <w:r w:rsidR="00F41AD1" w:rsidRPr="00A11ED2">
        <w:rPr>
          <w:rFonts w:ascii="Times New Roman" w:hAnsi="Times New Roman" w:cs="Times New Roman"/>
          <w:sz w:val="24"/>
          <w:szCs w:val="24"/>
        </w:rPr>
        <w:t xml:space="preserve">measurements for 52,744 individuals were available. The 1,468 analyte measurements </w:t>
      </w:r>
      <w:r w:rsidR="00F41AD1">
        <w:rPr>
          <w:rFonts w:ascii="Times New Roman" w:hAnsi="Times New Roman" w:cs="Times New Roman"/>
          <w:sz w:val="24"/>
          <w:szCs w:val="24"/>
        </w:rPr>
        <w:t xml:space="preserve">used in this work </w:t>
      </w:r>
      <w:r w:rsidR="00F41AD1" w:rsidRPr="00A11ED2">
        <w:rPr>
          <w:rFonts w:ascii="Times New Roman" w:hAnsi="Times New Roman" w:cs="Times New Roman"/>
          <w:sz w:val="24"/>
          <w:szCs w:val="24"/>
        </w:rPr>
        <w:t>correspond to 1,459</w:t>
      </w:r>
      <w:r w:rsidR="00F41AD1" w:rsidRPr="00C54054">
        <w:rPr>
          <w:rFonts w:ascii="Times New Roman" w:hAnsi="Times New Roman" w:cs="Times New Roman"/>
          <w:sz w:val="24"/>
          <w:szCs w:val="24"/>
        </w:rPr>
        <w:t xml:space="preserve"> unique protein levels.</w:t>
      </w:r>
    </w:p>
    <w:p w14:paraId="0B1B3EDB" w14:textId="77777777" w:rsidR="00892262" w:rsidRPr="00892262" w:rsidRDefault="00892262" w:rsidP="007A5316">
      <w:pPr>
        <w:spacing w:after="240" w:line="480" w:lineRule="auto"/>
        <w:jc w:val="both"/>
        <w:rPr>
          <w:rFonts w:ascii="Times New Roman" w:hAnsi="Times New Roman" w:cs="Times New Roman"/>
          <w:b/>
          <w:sz w:val="24"/>
          <w:szCs w:val="24"/>
        </w:rPr>
      </w:pPr>
      <w:proofErr w:type="spellStart"/>
      <w:r w:rsidRPr="00892262">
        <w:rPr>
          <w:rFonts w:ascii="Times New Roman" w:hAnsi="Times New Roman" w:cs="Times New Roman"/>
          <w:b/>
          <w:sz w:val="24"/>
          <w:szCs w:val="24"/>
        </w:rPr>
        <w:t>Olink</w:t>
      </w:r>
      <w:proofErr w:type="spellEnd"/>
      <w:r w:rsidRPr="00892262">
        <w:rPr>
          <w:rFonts w:ascii="Times New Roman" w:hAnsi="Times New Roman" w:cs="Times New Roman"/>
          <w:b/>
          <w:sz w:val="24"/>
          <w:szCs w:val="24"/>
        </w:rPr>
        <w:t xml:space="preserve"> protein technology</w:t>
      </w:r>
    </w:p>
    <w:p w14:paraId="2F46FC46" w14:textId="1826AAAD" w:rsidR="00F532AD" w:rsidRDefault="00AB7587"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Samples were fractioned to 850</w:t>
      </w:r>
      <w:r w:rsidRPr="00AB7587">
        <w:rPr>
          <w:rFonts w:ascii="Times New Roman" w:hAnsi="Times New Roman" w:cs="Times New Roman"/>
          <w:sz w:val="24"/>
          <w:szCs w:val="24"/>
        </w:rPr>
        <w:t xml:space="preserve">µl aliquots and </w:t>
      </w:r>
      <w:r>
        <w:rPr>
          <w:rFonts w:ascii="Times New Roman" w:hAnsi="Times New Roman" w:cs="Times New Roman"/>
          <w:sz w:val="24"/>
          <w:szCs w:val="24"/>
        </w:rPr>
        <w:t>stored at -80</w:t>
      </w:r>
      <w:r w:rsidRPr="00AB7587">
        <w:rPr>
          <w:rFonts w:ascii="Times New Roman" w:hAnsi="Times New Roman" w:cs="Times New Roman"/>
          <w:sz w:val="24"/>
          <w:szCs w:val="24"/>
        </w:rPr>
        <w:t xml:space="preserve"> °C</w:t>
      </w:r>
      <w:r>
        <w:rPr>
          <w:rFonts w:ascii="Times New Roman" w:hAnsi="Times New Roman" w:cs="Times New Roman"/>
          <w:sz w:val="24"/>
          <w:szCs w:val="24"/>
        </w:rPr>
        <w:t xml:space="preserve">. Quantification was performed at </w:t>
      </w:r>
      <w:proofErr w:type="spellStart"/>
      <w:r>
        <w:rPr>
          <w:rFonts w:ascii="Times New Roman" w:hAnsi="Times New Roman" w:cs="Times New Roman"/>
          <w:sz w:val="24"/>
          <w:szCs w:val="24"/>
        </w:rPr>
        <w:t>Olink</w:t>
      </w:r>
      <w:proofErr w:type="spellEnd"/>
      <w:r>
        <w:rPr>
          <w:rFonts w:ascii="Times New Roman" w:hAnsi="Times New Roman" w:cs="Times New Roman"/>
          <w:sz w:val="24"/>
          <w:szCs w:val="24"/>
        </w:rPr>
        <w:t xml:space="preserve"> Analysis Service in Sweden using </w:t>
      </w:r>
      <w:proofErr w:type="spellStart"/>
      <w:r>
        <w:rPr>
          <w:rFonts w:ascii="Times New Roman" w:hAnsi="Times New Roman" w:cs="Times New Roman"/>
          <w:sz w:val="24"/>
          <w:szCs w:val="24"/>
        </w:rPr>
        <w:t>Olink</w:t>
      </w:r>
      <w:proofErr w:type="spellEnd"/>
      <w:r>
        <w:rPr>
          <w:rFonts w:ascii="Times New Roman" w:hAnsi="Times New Roman" w:cs="Times New Roman"/>
          <w:sz w:val="24"/>
          <w:szCs w:val="24"/>
        </w:rPr>
        <w:t xml:space="preserve"> Proximity Extension Assay technology. Four 384-plex panels were used (cardiometabolic, neurological, inflammatory and oncology) that targeted 1,463 unique proteins. </w:t>
      </w:r>
      <w:r w:rsidR="00EA3C08">
        <w:rPr>
          <w:rFonts w:ascii="Times New Roman" w:hAnsi="Times New Roman" w:cs="Times New Roman"/>
          <w:sz w:val="24"/>
          <w:szCs w:val="24"/>
        </w:rPr>
        <w:t xml:space="preserve">A summary of the protein analytes available with panel information is provided in </w:t>
      </w:r>
      <w:r w:rsidR="00EA3C08" w:rsidRPr="00EA3C08">
        <w:rPr>
          <w:rFonts w:ascii="Times New Roman" w:hAnsi="Times New Roman" w:cs="Times New Roman"/>
          <w:b/>
          <w:sz w:val="24"/>
          <w:szCs w:val="24"/>
        </w:rPr>
        <w:t>Supplementary Table 1</w:t>
      </w:r>
      <w:r w:rsidR="00EA3C08">
        <w:rPr>
          <w:rFonts w:ascii="Times New Roman" w:hAnsi="Times New Roman" w:cs="Times New Roman"/>
          <w:sz w:val="24"/>
          <w:szCs w:val="24"/>
        </w:rPr>
        <w:t xml:space="preserve">. A full summary of the </w:t>
      </w:r>
      <w:proofErr w:type="spellStart"/>
      <w:r w:rsidR="00EA3C08">
        <w:rPr>
          <w:rFonts w:ascii="Times New Roman" w:hAnsi="Times New Roman" w:cs="Times New Roman"/>
          <w:sz w:val="24"/>
          <w:szCs w:val="24"/>
        </w:rPr>
        <w:t>Olink</w:t>
      </w:r>
      <w:proofErr w:type="spellEnd"/>
      <w:r w:rsidR="00EA3C08">
        <w:rPr>
          <w:rFonts w:ascii="Times New Roman" w:hAnsi="Times New Roman" w:cs="Times New Roman"/>
          <w:sz w:val="24"/>
          <w:szCs w:val="24"/>
        </w:rPr>
        <w:t xml:space="preserve"> technology used to generate analyte measurements is detailed in Sun </w:t>
      </w:r>
      <w:r w:rsidR="00EA3C08" w:rsidRPr="00EA3C08">
        <w:rPr>
          <w:rFonts w:ascii="Times New Roman" w:hAnsi="Times New Roman" w:cs="Times New Roman"/>
          <w:i/>
          <w:sz w:val="24"/>
          <w:szCs w:val="24"/>
        </w:rPr>
        <w:t>et al</w:t>
      </w:r>
      <w:r w:rsidR="00EA3C08">
        <w:rPr>
          <w:rFonts w:ascii="Times New Roman" w:hAnsi="Times New Roman" w:cs="Times New Roman"/>
          <w:sz w:val="24"/>
          <w:szCs w:val="24"/>
        </w:rPr>
        <w:t xml:space="preserve">, 2022 </w:t>
      </w:r>
      <w:r w:rsidR="00EA3C08">
        <w:rPr>
          <w:rFonts w:ascii="Times New Roman" w:hAnsi="Times New Roman" w:cs="Times New Roman"/>
          <w:sz w:val="24"/>
          <w:szCs w:val="24"/>
        </w:rPr>
        <w:fldChar w:fldCharType="begin"/>
      </w:r>
      <w:r w:rsidR="00A03FDB">
        <w:rPr>
          <w:rFonts w:ascii="Times New Roman" w:hAnsi="Times New Roman" w:cs="Times New Roman"/>
          <w:sz w:val="24"/>
          <w:szCs w:val="24"/>
        </w:rPr>
        <w:instrText xml:space="preserve"> ADDIN ZOTERO_ITEM CSL_CITATION {"citationID":"EK0FdXNW","properties":{"formattedCitation":"\\super 1\\nosupersub{}","plainCitation":"1","noteIndex":0},"citationItems":[{"id":833,"uris":["http://zotero.org/users/9953226/items/LS7VK39U"],"itemData":{"id":833,"type":"article-journal","container-title":"Nature","DOI":"https://doi.org/10.1038/s41586-023-06592-6","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D."}],"issued":{"date-parts":[["2023"]]}}}],"schema":"https://github.com/citation-style-language/schema/raw/master/csl-citation.json"} </w:instrText>
      </w:r>
      <w:r w:rsidR="00EA3C08">
        <w:rPr>
          <w:rFonts w:ascii="Times New Roman" w:hAnsi="Times New Roman" w:cs="Times New Roman"/>
          <w:sz w:val="24"/>
          <w:szCs w:val="24"/>
        </w:rPr>
        <w:fldChar w:fldCharType="separate"/>
      </w:r>
      <w:r w:rsidR="00EA3C08" w:rsidRPr="00EA3C08">
        <w:rPr>
          <w:rFonts w:ascii="Times New Roman" w:hAnsi="Times New Roman" w:cs="Times New Roman"/>
          <w:sz w:val="24"/>
          <w:szCs w:val="24"/>
          <w:vertAlign w:val="superscript"/>
        </w:rPr>
        <w:t>1</w:t>
      </w:r>
      <w:r w:rsidR="00EA3C08">
        <w:rPr>
          <w:rFonts w:ascii="Times New Roman" w:hAnsi="Times New Roman" w:cs="Times New Roman"/>
          <w:sz w:val="24"/>
          <w:szCs w:val="24"/>
        </w:rPr>
        <w:fldChar w:fldCharType="end"/>
      </w:r>
      <w:r w:rsidR="00EA3C08">
        <w:rPr>
          <w:rFonts w:ascii="Times New Roman" w:hAnsi="Times New Roman" w:cs="Times New Roman"/>
          <w:sz w:val="24"/>
          <w:szCs w:val="24"/>
        </w:rPr>
        <w:t xml:space="preserve">. Panels contained dilution blocks to account for the range of proteins present. Samples were serially diluted to 1:10, 1:100 </w:t>
      </w:r>
      <w:r w:rsidR="00EA3C08">
        <w:rPr>
          <w:rFonts w:ascii="Times New Roman" w:hAnsi="Times New Roman" w:cs="Times New Roman"/>
          <w:sz w:val="24"/>
          <w:szCs w:val="24"/>
        </w:rPr>
        <w:lastRenderedPageBreak/>
        <w:t xml:space="preserve">and 1:1000 and transferred to the 384-well plates, which had four blocks for each set of 96 samples. Matched antibodies are labelled with complementary oligonucleotides that bind to the target protein in the sample. Hybridization of the probes can thus be recorded through DNA amplification </w:t>
      </w:r>
      <w:r w:rsidR="007E2D4B">
        <w:rPr>
          <w:rFonts w:ascii="Times New Roman" w:hAnsi="Times New Roman" w:cs="Times New Roman"/>
          <w:sz w:val="24"/>
          <w:szCs w:val="24"/>
        </w:rPr>
        <w:t>using polymerase chain reaction (PCR 1) to create amplicons for protein assays. Amplicons were combined across each of the four abundance groups, resulting in one well of amplicons per sample. T</w:t>
      </w:r>
      <w:r w:rsidR="00EA3C08">
        <w:rPr>
          <w:rFonts w:ascii="Times New Roman" w:hAnsi="Times New Roman" w:cs="Times New Roman"/>
          <w:sz w:val="24"/>
          <w:szCs w:val="24"/>
        </w:rPr>
        <w:t xml:space="preserve">his signal is quantified using next generation sequencing </w:t>
      </w:r>
      <w:r w:rsidR="007E2D4B">
        <w:rPr>
          <w:rFonts w:ascii="Times New Roman" w:hAnsi="Times New Roman" w:cs="Times New Roman"/>
          <w:sz w:val="24"/>
          <w:szCs w:val="24"/>
        </w:rPr>
        <w:t xml:space="preserve">and validated using methods that have been previously reported </w:t>
      </w:r>
      <w:r w:rsidR="00F8073C">
        <w:rPr>
          <w:rFonts w:ascii="Times New Roman" w:hAnsi="Times New Roman" w:cs="Times New Roman"/>
          <w:sz w:val="24"/>
          <w:szCs w:val="24"/>
        </w:rPr>
        <w:fldChar w:fldCharType="begin"/>
      </w:r>
      <w:r w:rsidR="00136620">
        <w:rPr>
          <w:rFonts w:ascii="Times New Roman" w:hAnsi="Times New Roman" w:cs="Times New Roman"/>
          <w:sz w:val="24"/>
          <w:szCs w:val="24"/>
        </w:rPr>
        <w:instrText xml:space="preserve"> ADDIN ZOTERO_ITEM CSL_CITATION {"citationID":"0cfUDoHt","properties":{"formattedCitation":"\\super 2,3\\nosupersub{}","plainCitation":"2,3","noteIndex":0},"citationItems":[{"id":776,"uris":["http://zotero.org/users/9953226/items/F3LRK3YM"],"itemData":{"id":776,"type":"article-journal","abstract":"Understanding the dynamics of the human proteome is crucial for developing biomarkers to be used as measurable indicators for disease severity and progression, patient stratification, and drug development. The Proximity Extension Assay (PEA) is a technology that translates protein information into actionable knowledge by linking protein-specific antibodies to DNA-encoded tags. In this report we demonstrate how we have combined the unique PEA technology with an innovative and automated sample preparation and high-throughput sequencing readout enabling parallel measurement of nearly 1500 proteins in 96 samples generating close to 150,000 data points per run. This advancement will have a major impact on the discovery of new biomarkers for disease prediction and prognosis and contribute to the development of the rapidly evolving fields of wellness monitoring and precision medicine.","container-title":"Molecular &amp; cellular proteomics: MCP","DOI":"10.1016/j.mcpro.2021.100168","ISSN":"1535-9484","journalAbbreviation":"Mol Cell Proteomics","language":"eng","note":"PMID: 34715355\nPMCID: PMC8633680","page":"100168","source":"PubMed","title":"Proximity Extension Assay in Combination with Next-Generation Sequencing for High-throughput Proteome-wide Analysis","volume":"20","author":[{"family":"Wik","given":"Lotta"},{"family":"Nordberg","given":"Niklas"},{"family":"Broberg","given":"John"},{"family":"Björkesten","given":"Johan"},{"family":"Assarsson","given":"Erika"},{"family":"Henriksson","given":"Sara"},{"family":"Grundberg","given":"Ida"},{"family":"Pettersson","given":"Erik"},{"family":"Westerberg","given":"Christina"},{"family":"Liljeroth","given":"Elin"},{"family":"Falck","given":"Adam"},{"family":"Lundberg","given":"Martin"}],"issued":{"date-parts":[["2021"]]}}},{"id":777,"uris":["http://zotero.org/users/9953226/items/XZLL79GG"],"itemData":{"id":777,"type":"webpage","title":"Next generation plasma proteome profiling to monitor health and disease | Nature Communications","URL":"https://www.nature.com/articles/s41467-021-22767-z","accessed":{"date-parts":[["2022",10,5]]}}}],"schema":"https://github.com/citation-style-language/schema/raw/master/csl-citation.json"} </w:instrText>
      </w:r>
      <w:r w:rsidR="00F8073C">
        <w:rPr>
          <w:rFonts w:ascii="Times New Roman" w:hAnsi="Times New Roman" w:cs="Times New Roman"/>
          <w:sz w:val="24"/>
          <w:szCs w:val="24"/>
        </w:rPr>
        <w:fldChar w:fldCharType="separate"/>
      </w:r>
      <w:r w:rsidR="00F8073C" w:rsidRPr="00F8073C">
        <w:rPr>
          <w:rFonts w:ascii="Times New Roman" w:hAnsi="Times New Roman" w:cs="Times New Roman"/>
          <w:sz w:val="24"/>
          <w:szCs w:val="24"/>
          <w:vertAlign w:val="superscript"/>
        </w:rPr>
        <w:t>2,3</w:t>
      </w:r>
      <w:r w:rsidR="00F8073C">
        <w:rPr>
          <w:rFonts w:ascii="Times New Roman" w:hAnsi="Times New Roman" w:cs="Times New Roman"/>
          <w:sz w:val="24"/>
          <w:szCs w:val="24"/>
        </w:rPr>
        <w:fldChar w:fldCharType="end"/>
      </w:r>
      <w:r w:rsidR="007E2D4B">
        <w:rPr>
          <w:rFonts w:ascii="Times New Roman" w:hAnsi="Times New Roman" w:cs="Times New Roman"/>
          <w:sz w:val="24"/>
          <w:szCs w:val="24"/>
        </w:rPr>
        <w:t>.</w:t>
      </w:r>
      <w:r w:rsidR="00EA3C08">
        <w:rPr>
          <w:rFonts w:ascii="Times New Roman" w:hAnsi="Times New Roman" w:cs="Times New Roman"/>
          <w:sz w:val="24"/>
          <w:szCs w:val="24"/>
        </w:rPr>
        <w:t xml:space="preserve"> </w:t>
      </w:r>
    </w:p>
    <w:p w14:paraId="1F6B5C9A" w14:textId="3DADF4DC" w:rsidR="00AD26E2" w:rsidRDefault="00892262"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Details of the i</w:t>
      </w:r>
      <w:r w:rsidR="007E2D4B">
        <w:rPr>
          <w:rFonts w:ascii="Times New Roman" w:hAnsi="Times New Roman" w:cs="Times New Roman"/>
          <w:sz w:val="24"/>
          <w:szCs w:val="24"/>
        </w:rPr>
        <w:t xml:space="preserve">nbuilt </w:t>
      </w:r>
      <w:proofErr w:type="spellStart"/>
      <w:r w:rsidR="007E2D4B">
        <w:rPr>
          <w:rFonts w:ascii="Times New Roman" w:hAnsi="Times New Roman" w:cs="Times New Roman"/>
          <w:sz w:val="24"/>
          <w:szCs w:val="24"/>
        </w:rPr>
        <w:t>Olink</w:t>
      </w:r>
      <w:proofErr w:type="spellEnd"/>
      <w:r w:rsidR="007E2D4B">
        <w:rPr>
          <w:rFonts w:ascii="Times New Roman" w:hAnsi="Times New Roman" w:cs="Times New Roman"/>
          <w:sz w:val="24"/>
          <w:szCs w:val="24"/>
        </w:rPr>
        <w:t xml:space="preserve"> quality control </w:t>
      </w:r>
      <w:r>
        <w:rPr>
          <w:rFonts w:ascii="Times New Roman" w:hAnsi="Times New Roman" w:cs="Times New Roman"/>
          <w:sz w:val="24"/>
          <w:szCs w:val="24"/>
        </w:rPr>
        <w:t>workflow</w:t>
      </w:r>
      <w:r w:rsidR="007E2D4B">
        <w:rPr>
          <w:rFonts w:ascii="Times New Roman" w:hAnsi="Times New Roman" w:cs="Times New Roman"/>
          <w:sz w:val="24"/>
          <w:szCs w:val="24"/>
        </w:rPr>
        <w:t xml:space="preserve"> </w:t>
      </w:r>
      <w:r w:rsidR="006F19DB">
        <w:rPr>
          <w:rFonts w:ascii="Times New Roman" w:hAnsi="Times New Roman" w:cs="Times New Roman"/>
          <w:sz w:val="24"/>
          <w:szCs w:val="24"/>
        </w:rPr>
        <w:t xml:space="preserve">for Normalized Protein </w:t>
      </w:r>
      <w:proofErr w:type="spellStart"/>
      <w:r w:rsidR="006F19DB">
        <w:rPr>
          <w:rFonts w:ascii="Times New Roman" w:hAnsi="Times New Roman" w:cs="Times New Roman"/>
          <w:sz w:val="24"/>
          <w:szCs w:val="24"/>
        </w:rPr>
        <w:t>eXpression</w:t>
      </w:r>
      <w:proofErr w:type="spellEnd"/>
      <w:r w:rsidR="006F19DB">
        <w:rPr>
          <w:rFonts w:ascii="Times New Roman" w:hAnsi="Times New Roman" w:cs="Times New Roman"/>
          <w:sz w:val="24"/>
          <w:szCs w:val="24"/>
        </w:rPr>
        <w:t xml:space="preserve"> (NPX) value generation </w:t>
      </w:r>
      <w:r w:rsidR="007E2D4B">
        <w:rPr>
          <w:rFonts w:ascii="Times New Roman" w:hAnsi="Times New Roman" w:cs="Times New Roman"/>
          <w:sz w:val="24"/>
          <w:szCs w:val="24"/>
        </w:rPr>
        <w:t xml:space="preserve">can be accessed through Sun </w:t>
      </w:r>
      <w:r w:rsidR="007E2D4B" w:rsidRPr="007E2D4B">
        <w:rPr>
          <w:rFonts w:ascii="Times New Roman" w:hAnsi="Times New Roman" w:cs="Times New Roman"/>
          <w:i/>
          <w:sz w:val="24"/>
          <w:szCs w:val="24"/>
        </w:rPr>
        <w:t>et al</w:t>
      </w:r>
      <w:r w:rsidR="007E2D4B">
        <w:rPr>
          <w:rFonts w:ascii="Times New Roman" w:hAnsi="Times New Roman" w:cs="Times New Roman"/>
          <w:sz w:val="24"/>
          <w:szCs w:val="24"/>
        </w:rPr>
        <w:t>, 202</w:t>
      </w:r>
      <w:r w:rsidR="005D1046">
        <w:rPr>
          <w:rFonts w:ascii="Times New Roman" w:hAnsi="Times New Roman" w:cs="Times New Roman"/>
          <w:sz w:val="24"/>
          <w:szCs w:val="24"/>
        </w:rPr>
        <w:t>3</w:t>
      </w:r>
      <w:r w:rsidR="007E2D4B">
        <w:rPr>
          <w:rFonts w:ascii="Times New Roman" w:hAnsi="Times New Roman" w:cs="Times New Roman"/>
          <w:sz w:val="24"/>
          <w:szCs w:val="24"/>
        </w:rPr>
        <w:t xml:space="preserve"> </w:t>
      </w:r>
      <w:r w:rsidR="007E2D4B">
        <w:rPr>
          <w:rFonts w:ascii="Times New Roman" w:hAnsi="Times New Roman" w:cs="Times New Roman"/>
          <w:sz w:val="24"/>
          <w:szCs w:val="24"/>
        </w:rPr>
        <w:fldChar w:fldCharType="begin"/>
      </w:r>
      <w:r w:rsidR="00A03FDB">
        <w:rPr>
          <w:rFonts w:ascii="Times New Roman" w:hAnsi="Times New Roman" w:cs="Times New Roman"/>
          <w:sz w:val="24"/>
          <w:szCs w:val="24"/>
        </w:rPr>
        <w:instrText xml:space="preserve"> ADDIN ZOTERO_ITEM CSL_CITATION {"citationID":"cSk4ekyM","properties":{"formattedCitation":"\\super 1\\nosupersub{}","plainCitation":"1","noteIndex":0},"citationItems":[{"id":833,"uris":["http://zotero.org/users/9953226/items/LS7VK39U"],"itemData":{"id":833,"type":"article-journal","container-title":"Nature","DOI":"https://doi.org/10.1038/s41586-023-06592-6","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D."}],"issued":{"date-parts":[["2023"]]}}}],"schema":"https://github.com/citation-style-language/schema/raw/master/csl-citation.json"} </w:instrText>
      </w:r>
      <w:r w:rsidR="007E2D4B">
        <w:rPr>
          <w:rFonts w:ascii="Times New Roman" w:hAnsi="Times New Roman" w:cs="Times New Roman"/>
          <w:sz w:val="24"/>
          <w:szCs w:val="24"/>
        </w:rPr>
        <w:fldChar w:fldCharType="separate"/>
      </w:r>
      <w:r w:rsidR="007E2D4B" w:rsidRPr="007E2D4B">
        <w:rPr>
          <w:rFonts w:ascii="Times New Roman" w:hAnsi="Times New Roman" w:cs="Times New Roman"/>
          <w:sz w:val="24"/>
          <w:szCs w:val="24"/>
          <w:vertAlign w:val="superscript"/>
        </w:rPr>
        <w:t>1</w:t>
      </w:r>
      <w:r w:rsidR="007E2D4B">
        <w:rPr>
          <w:rFonts w:ascii="Times New Roman" w:hAnsi="Times New Roman" w:cs="Times New Roman"/>
          <w:sz w:val="24"/>
          <w:szCs w:val="24"/>
        </w:rPr>
        <w:fldChar w:fldCharType="end"/>
      </w:r>
      <w:r w:rsidR="007E2D4B">
        <w:rPr>
          <w:rFonts w:ascii="Times New Roman" w:hAnsi="Times New Roman" w:cs="Times New Roman"/>
          <w:sz w:val="24"/>
          <w:szCs w:val="24"/>
        </w:rPr>
        <w:t xml:space="preserve">. </w:t>
      </w:r>
      <w:r w:rsidR="006F19DB">
        <w:rPr>
          <w:rFonts w:ascii="Times New Roman" w:hAnsi="Times New Roman" w:cs="Times New Roman"/>
          <w:sz w:val="24"/>
          <w:szCs w:val="24"/>
        </w:rPr>
        <w:t xml:space="preserve">Briefly, the raw data generated through the </w:t>
      </w:r>
      <w:proofErr w:type="spellStart"/>
      <w:r w:rsidR="006F19DB">
        <w:rPr>
          <w:rFonts w:ascii="Times New Roman" w:hAnsi="Times New Roman" w:cs="Times New Roman"/>
          <w:sz w:val="24"/>
          <w:szCs w:val="24"/>
        </w:rPr>
        <w:t>Olink</w:t>
      </w:r>
      <w:proofErr w:type="spellEnd"/>
      <w:r w:rsidR="006F19DB">
        <w:rPr>
          <w:rFonts w:ascii="Times New Roman" w:hAnsi="Times New Roman" w:cs="Times New Roman"/>
          <w:sz w:val="24"/>
          <w:szCs w:val="24"/>
        </w:rPr>
        <w:t xml:space="preserve"> quality control workflow (for 54,</w:t>
      </w:r>
      <w:r w:rsidR="002C3925">
        <w:rPr>
          <w:rFonts w:ascii="Times New Roman" w:hAnsi="Times New Roman" w:cs="Times New Roman"/>
          <w:sz w:val="24"/>
          <w:szCs w:val="24"/>
        </w:rPr>
        <w:t>219</w:t>
      </w:r>
      <w:r w:rsidR="006F19DB">
        <w:rPr>
          <w:rFonts w:ascii="Times New Roman" w:hAnsi="Times New Roman" w:cs="Times New Roman"/>
          <w:sz w:val="24"/>
          <w:szCs w:val="24"/>
        </w:rPr>
        <w:t xml:space="preserve"> individuals) underwent removal of three control, unprocessed and withdrawn samples. Filtering was then done to remove 1) measurements that had missing NPX values or other QC failures, 2) outlier</w:t>
      </w:r>
      <w:r w:rsidR="009D4755">
        <w:rPr>
          <w:rFonts w:ascii="Times New Roman" w:hAnsi="Times New Roman" w:cs="Times New Roman"/>
          <w:sz w:val="24"/>
          <w:szCs w:val="24"/>
        </w:rPr>
        <w:t xml:space="preserve"> value</w:t>
      </w:r>
      <w:r w:rsidR="006F19DB">
        <w:rPr>
          <w:rFonts w:ascii="Times New Roman" w:hAnsi="Times New Roman" w:cs="Times New Roman"/>
          <w:sz w:val="24"/>
          <w:szCs w:val="24"/>
        </w:rPr>
        <w:t xml:space="preserve">s that </w:t>
      </w:r>
      <w:r w:rsidR="009D4755">
        <w:rPr>
          <w:rFonts w:ascii="Times New Roman" w:hAnsi="Times New Roman" w:cs="Times New Roman"/>
          <w:sz w:val="24"/>
          <w:szCs w:val="24"/>
        </w:rPr>
        <w:t>were</w:t>
      </w:r>
      <w:r w:rsidR="006F19DB">
        <w:rPr>
          <w:rFonts w:ascii="Times New Roman" w:hAnsi="Times New Roman" w:cs="Times New Roman"/>
          <w:sz w:val="24"/>
          <w:szCs w:val="24"/>
        </w:rPr>
        <w:t xml:space="preserve"> beyond 5 standard deviations from the mean</w:t>
      </w:r>
      <w:r w:rsidR="009D4755">
        <w:rPr>
          <w:rFonts w:ascii="Times New Roman" w:hAnsi="Times New Roman" w:cs="Times New Roman"/>
          <w:sz w:val="24"/>
          <w:szCs w:val="24"/>
        </w:rPr>
        <w:t xml:space="preserve"> of the first or second standardized principal component (PCs)</w:t>
      </w:r>
      <w:r w:rsidR="006F19DB">
        <w:rPr>
          <w:rFonts w:ascii="Times New Roman" w:hAnsi="Times New Roman" w:cs="Times New Roman"/>
          <w:sz w:val="24"/>
          <w:szCs w:val="24"/>
        </w:rPr>
        <w:t xml:space="preserve"> and 3) outliers with a median NPX greater than 5 standard deviations from the mean, or an </w:t>
      </w:r>
      <w:proofErr w:type="spellStart"/>
      <w:r w:rsidR="006F19DB">
        <w:rPr>
          <w:rFonts w:ascii="Times New Roman" w:hAnsi="Times New Roman" w:cs="Times New Roman"/>
          <w:sz w:val="24"/>
          <w:szCs w:val="24"/>
        </w:rPr>
        <w:t>interqua</w:t>
      </w:r>
      <w:r w:rsidR="009D4755">
        <w:rPr>
          <w:rFonts w:ascii="Times New Roman" w:hAnsi="Times New Roman" w:cs="Times New Roman"/>
          <w:sz w:val="24"/>
          <w:szCs w:val="24"/>
        </w:rPr>
        <w:t>r</w:t>
      </w:r>
      <w:r w:rsidR="006F19DB">
        <w:rPr>
          <w:rFonts w:ascii="Times New Roman" w:hAnsi="Times New Roman" w:cs="Times New Roman"/>
          <w:sz w:val="24"/>
          <w:szCs w:val="24"/>
        </w:rPr>
        <w:t>itile</w:t>
      </w:r>
      <w:proofErr w:type="spellEnd"/>
      <w:r w:rsidR="006F19DB">
        <w:rPr>
          <w:rFonts w:ascii="Times New Roman" w:hAnsi="Times New Roman" w:cs="Times New Roman"/>
          <w:sz w:val="24"/>
          <w:szCs w:val="24"/>
        </w:rPr>
        <w:t xml:space="preserve"> range (IQR) greater than 5 standard deviations from the mean IQR. </w:t>
      </w:r>
      <w:r w:rsidR="00C71BD6">
        <w:rPr>
          <w:rFonts w:ascii="Times New Roman" w:hAnsi="Times New Roman" w:cs="Times New Roman"/>
          <w:sz w:val="24"/>
          <w:szCs w:val="24"/>
        </w:rPr>
        <w:t xml:space="preserve"> </w:t>
      </w:r>
      <w:r w:rsidR="002C3925">
        <w:rPr>
          <w:rFonts w:ascii="Times New Roman" w:hAnsi="Times New Roman" w:cs="Times New Roman"/>
          <w:sz w:val="24"/>
          <w:szCs w:val="24"/>
        </w:rPr>
        <w:t>A total of 52,74</w:t>
      </w:r>
      <w:r w:rsidR="00064B15">
        <w:rPr>
          <w:rFonts w:ascii="Times New Roman" w:hAnsi="Times New Roman" w:cs="Times New Roman"/>
          <w:sz w:val="24"/>
          <w:szCs w:val="24"/>
        </w:rPr>
        <w:t>6</w:t>
      </w:r>
      <w:r w:rsidR="002C3925">
        <w:rPr>
          <w:rFonts w:ascii="Times New Roman" w:hAnsi="Times New Roman" w:cs="Times New Roman"/>
          <w:sz w:val="24"/>
          <w:szCs w:val="24"/>
        </w:rPr>
        <w:t xml:space="preserve"> individuals </w:t>
      </w:r>
      <w:r w:rsidR="00AD26E2">
        <w:rPr>
          <w:rFonts w:ascii="Times New Roman" w:hAnsi="Times New Roman" w:cs="Times New Roman"/>
          <w:sz w:val="24"/>
          <w:szCs w:val="24"/>
        </w:rPr>
        <w:t xml:space="preserve">with baseline protein measurements were available after </w:t>
      </w:r>
      <w:r w:rsidR="00C71BD6">
        <w:rPr>
          <w:rFonts w:ascii="Times New Roman" w:hAnsi="Times New Roman" w:cs="Times New Roman"/>
          <w:sz w:val="24"/>
          <w:szCs w:val="24"/>
        </w:rPr>
        <w:t xml:space="preserve">the </w:t>
      </w:r>
      <w:r w:rsidR="00AD26E2">
        <w:rPr>
          <w:rFonts w:ascii="Times New Roman" w:hAnsi="Times New Roman" w:cs="Times New Roman"/>
          <w:sz w:val="24"/>
          <w:szCs w:val="24"/>
        </w:rPr>
        <w:t xml:space="preserve">QC processing applied by Sun et al 2023 </w:t>
      </w:r>
      <w:r w:rsidR="00AD26E2">
        <w:rPr>
          <w:rFonts w:ascii="Times New Roman" w:hAnsi="Times New Roman" w:cs="Times New Roman"/>
          <w:sz w:val="24"/>
          <w:szCs w:val="24"/>
        </w:rPr>
        <w:fldChar w:fldCharType="begin"/>
      </w:r>
      <w:r w:rsidR="00AD26E2">
        <w:rPr>
          <w:rFonts w:ascii="Times New Roman" w:hAnsi="Times New Roman" w:cs="Times New Roman"/>
          <w:sz w:val="24"/>
          <w:szCs w:val="24"/>
        </w:rPr>
        <w:instrText xml:space="preserve"> ADDIN ZOTERO_ITEM CSL_CITATION {"citationID":"cSk4ekyM","properties":{"formattedCitation":"\\super 1\\nosupersub{}","plainCitation":"1","noteIndex":0},"citationItems":[{"id":833,"uris":["http://zotero.org/users/9953226/items/LS7VK39U"],"itemData":{"id":833,"type":"article-journal","container-title":"Nature","DOI":"https://doi.org/10.1038/s41586-023-06592-6","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D."}],"issued":{"date-parts":[["2023"]]}}}],"schema":"https://github.com/citation-style-language/schema/raw/master/csl-citation.json"} </w:instrText>
      </w:r>
      <w:r w:rsidR="00AD26E2">
        <w:rPr>
          <w:rFonts w:ascii="Times New Roman" w:hAnsi="Times New Roman" w:cs="Times New Roman"/>
          <w:sz w:val="24"/>
          <w:szCs w:val="24"/>
        </w:rPr>
        <w:fldChar w:fldCharType="separate"/>
      </w:r>
      <w:r w:rsidR="00AD26E2" w:rsidRPr="007E2D4B">
        <w:rPr>
          <w:rFonts w:ascii="Times New Roman" w:hAnsi="Times New Roman" w:cs="Times New Roman"/>
          <w:sz w:val="24"/>
          <w:szCs w:val="24"/>
          <w:vertAlign w:val="superscript"/>
        </w:rPr>
        <w:t>1</w:t>
      </w:r>
      <w:r w:rsidR="00AD26E2">
        <w:rPr>
          <w:rFonts w:ascii="Times New Roman" w:hAnsi="Times New Roman" w:cs="Times New Roman"/>
          <w:sz w:val="24"/>
          <w:szCs w:val="24"/>
        </w:rPr>
        <w:fldChar w:fldCharType="end"/>
      </w:r>
      <w:r w:rsidR="00AD26E2">
        <w:rPr>
          <w:rFonts w:ascii="Times New Roman" w:hAnsi="Times New Roman" w:cs="Times New Roman"/>
          <w:sz w:val="24"/>
          <w:szCs w:val="24"/>
        </w:rPr>
        <w:t>. Two individuals were excluded due to having withdrawn from the study, leaving 52,744 individuals that were fed into the protein preparation pipeline for the present study</w:t>
      </w:r>
      <w:r w:rsidR="00C71BD6">
        <w:rPr>
          <w:rFonts w:ascii="Times New Roman" w:hAnsi="Times New Roman" w:cs="Times New Roman"/>
          <w:sz w:val="24"/>
          <w:szCs w:val="24"/>
        </w:rPr>
        <w:t xml:space="preserve">, which is summarised in </w:t>
      </w:r>
      <w:r w:rsidR="00C71BD6" w:rsidRPr="00C71BD6">
        <w:rPr>
          <w:rFonts w:ascii="Times New Roman" w:hAnsi="Times New Roman" w:cs="Times New Roman"/>
          <w:b/>
          <w:bCs/>
          <w:sz w:val="24"/>
          <w:szCs w:val="24"/>
        </w:rPr>
        <w:t>Extended Data Fig. 2</w:t>
      </w:r>
      <w:r w:rsidR="00C71BD6">
        <w:rPr>
          <w:rFonts w:ascii="Times New Roman" w:hAnsi="Times New Roman" w:cs="Times New Roman"/>
          <w:sz w:val="24"/>
          <w:szCs w:val="24"/>
        </w:rPr>
        <w:t>.</w:t>
      </w:r>
    </w:p>
    <w:p w14:paraId="74495F7A" w14:textId="77777777" w:rsidR="00B34732" w:rsidRDefault="00B34732" w:rsidP="007A5316">
      <w:pPr>
        <w:spacing w:after="240" w:line="480" w:lineRule="auto"/>
        <w:jc w:val="both"/>
        <w:rPr>
          <w:rFonts w:ascii="Times New Roman" w:hAnsi="Times New Roman" w:cs="Times New Roman"/>
          <w:b/>
          <w:sz w:val="24"/>
          <w:szCs w:val="24"/>
        </w:rPr>
      </w:pPr>
      <w:r>
        <w:rPr>
          <w:rFonts w:ascii="Times New Roman" w:hAnsi="Times New Roman" w:cs="Times New Roman"/>
          <w:b/>
          <w:sz w:val="24"/>
          <w:szCs w:val="24"/>
        </w:rPr>
        <w:t>Assessment of technical and genetic effects</w:t>
      </w:r>
    </w:p>
    <w:p w14:paraId="3DE0C2D5" w14:textId="3F7A3E40" w:rsidR="00B34732" w:rsidRPr="00997797" w:rsidRDefault="00B34732"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To assess the potential impact of protein processing batch (0-7), study centre (1-22) and 20 genetic principal components, protein levels were regressed onto these variables and residuals were correlated with the original protein levels. Across the 1,468 proteins tested, the lowest Pearson correlation was 0.94, indicating that there was minimal influence of these factors on </w:t>
      </w:r>
      <w:r>
        <w:rPr>
          <w:rFonts w:ascii="Times New Roman" w:hAnsi="Times New Roman" w:cs="Times New Roman"/>
          <w:sz w:val="24"/>
          <w:szCs w:val="24"/>
        </w:rPr>
        <w:lastRenderedPageBreak/>
        <w:t xml:space="preserve">protein levels. Cox PH models therefore did not incorporate them as covariates. </w:t>
      </w:r>
      <w:r w:rsidR="00F8073C">
        <w:rPr>
          <w:rFonts w:ascii="Times New Roman" w:hAnsi="Times New Roman" w:cs="Times New Roman"/>
          <w:sz w:val="24"/>
          <w:szCs w:val="24"/>
        </w:rPr>
        <w:t xml:space="preserve">This supports </w:t>
      </w:r>
      <w:r w:rsidR="00C71BD6">
        <w:rPr>
          <w:rFonts w:ascii="Times New Roman" w:hAnsi="Times New Roman" w:cs="Times New Roman"/>
          <w:sz w:val="24"/>
          <w:szCs w:val="24"/>
        </w:rPr>
        <w:t xml:space="preserve">the extensive </w:t>
      </w:r>
      <w:r w:rsidR="00F8073C">
        <w:rPr>
          <w:rFonts w:ascii="Times New Roman" w:hAnsi="Times New Roman" w:cs="Times New Roman"/>
          <w:sz w:val="24"/>
          <w:szCs w:val="24"/>
        </w:rPr>
        <w:t xml:space="preserve">characterisations </w:t>
      </w:r>
      <w:r w:rsidR="00C71BD6">
        <w:rPr>
          <w:rFonts w:ascii="Times New Roman" w:hAnsi="Times New Roman" w:cs="Times New Roman"/>
          <w:sz w:val="24"/>
          <w:szCs w:val="24"/>
        </w:rPr>
        <w:t xml:space="preserve">from Sun </w:t>
      </w:r>
      <w:r w:rsidR="00C71BD6" w:rsidRPr="00C71BD6">
        <w:rPr>
          <w:rFonts w:ascii="Times New Roman" w:hAnsi="Times New Roman" w:cs="Times New Roman"/>
          <w:i/>
          <w:iCs/>
          <w:sz w:val="24"/>
          <w:szCs w:val="24"/>
        </w:rPr>
        <w:t>et al</w:t>
      </w:r>
      <w:r w:rsidR="00C71BD6">
        <w:rPr>
          <w:rFonts w:ascii="Times New Roman" w:hAnsi="Times New Roman" w:cs="Times New Roman"/>
          <w:sz w:val="24"/>
          <w:szCs w:val="24"/>
        </w:rPr>
        <w:t xml:space="preserve"> 2023 previously </w:t>
      </w:r>
      <w:r w:rsidR="00C71BD6">
        <w:rPr>
          <w:rFonts w:ascii="Times New Roman" w:hAnsi="Times New Roman" w:cs="Times New Roman"/>
          <w:sz w:val="24"/>
          <w:szCs w:val="24"/>
        </w:rPr>
        <w:fldChar w:fldCharType="begin"/>
      </w:r>
      <w:r w:rsidR="00C71BD6">
        <w:rPr>
          <w:rFonts w:ascii="Times New Roman" w:hAnsi="Times New Roman" w:cs="Times New Roman"/>
          <w:sz w:val="24"/>
          <w:szCs w:val="24"/>
        </w:rPr>
        <w:instrText xml:space="preserve"> ADDIN ZOTERO_ITEM CSL_CITATION {"citationID":"BlXNxiOm","properties":{"formattedCitation":"\\super 1\\nosupersub{}","plainCitation":"1","noteIndex":0},"citationItems":[{"id":833,"uris":["http://zotero.org/users/9953226/items/LS7VK39U"],"itemData":{"id":833,"type":"article-journal","container-title":"Nature","DOI":"https://doi.org/10.1038/s41586-023-06592-6","page":"329-338","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D."}],"issued":{"date-parts":[["2023"]]}}}],"schema":"https://github.com/citation-style-language/schema/raw/master/csl-citation.json"} </w:instrText>
      </w:r>
      <w:r w:rsidR="00C71BD6">
        <w:rPr>
          <w:rFonts w:ascii="Times New Roman" w:hAnsi="Times New Roman" w:cs="Times New Roman"/>
          <w:sz w:val="24"/>
          <w:szCs w:val="24"/>
        </w:rPr>
        <w:fldChar w:fldCharType="separate"/>
      </w:r>
      <w:r w:rsidR="00C71BD6" w:rsidRPr="008078C5">
        <w:rPr>
          <w:rFonts w:ascii="Times New Roman" w:hAnsi="Times New Roman" w:cs="Times New Roman"/>
          <w:sz w:val="24"/>
          <w:szCs w:val="24"/>
          <w:vertAlign w:val="superscript"/>
        </w:rPr>
        <w:t>1</w:t>
      </w:r>
      <w:r w:rsidR="00C71BD6">
        <w:rPr>
          <w:rFonts w:ascii="Times New Roman" w:hAnsi="Times New Roman" w:cs="Times New Roman"/>
          <w:sz w:val="24"/>
          <w:szCs w:val="24"/>
        </w:rPr>
        <w:fldChar w:fldCharType="end"/>
      </w:r>
      <w:r w:rsidR="00C71BD6">
        <w:rPr>
          <w:rFonts w:ascii="Times New Roman" w:hAnsi="Times New Roman" w:cs="Times New Roman"/>
          <w:sz w:val="24"/>
          <w:szCs w:val="24"/>
        </w:rPr>
        <w:t>, which</w:t>
      </w:r>
      <w:r w:rsidR="00F8073C">
        <w:rPr>
          <w:rFonts w:ascii="Times New Roman" w:hAnsi="Times New Roman" w:cs="Times New Roman"/>
          <w:sz w:val="24"/>
          <w:szCs w:val="24"/>
        </w:rPr>
        <w:t xml:space="preserve"> suggest</w:t>
      </w:r>
      <w:r w:rsidR="00C71BD6">
        <w:rPr>
          <w:rFonts w:ascii="Times New Roman" w:hAnsi="Times New Roman" w:cs="Times New Roman"/>
          <w:sz w:val="24"/>
          <w:szCs w:val="24"/>
        </w:rPr>
        <w:t>ed</w:t>
      </w:r>
      <w:r w:rsidR="00F8073C">
        <w:rPr>
          <w:rFonts w:ascii="Times New Roman" w:hAnsi="Times New Roman" w:cs="Times New Roman"/>
          <w:sz w:val="24"/>
          <w:szCs w:val="24"/>
        </w:rPr>
        <w:t xml:space="preserve"> </w:t>
      </w:r>
      <w:r w:rsidR="00C71BD6">
        <w:rPr>
          <w:rFonts w:ascii="Times New Roman" w:hAnsi="Times New Roman" w:cs="Times New Roman"/>
          <w:sz w:val="24"/>
          <w:szCs w:val="24"/>
        </w:rPr>
        <w:t xml:space="preserve">that </w:t>
      </w:r>
      <w:r w:rsidR="00F8073C">
        <w:rPr>
          <w:rFonts w:ascii="Times New Roman" w:hAnsi="Times New Roman" w:cs="Times New Roman"/>
          <w:sz w:val="24"/>
          <w:szCs w:val="24"/>
        </w:rPr>
        <w:t>the proteomic data in the UK Biobank PPP sample does not have pronounced plate</w:t>
      </w:r>
      <w:r w:rsidR="00C71BD6">
        <w:rPr>
          <w:rFonts w:ascii="Times New Roman" w:hAnsi="Times New Roman" w:cs="Times New Roman"/>
          <w:sz w:val="24"/>
          <w:szCs w:val="24"/>
        </w:rPr>
        <w:t>, batch or study site specific variability.</w:t>
      </w:r>
    </w:p>
    <w:p w14:paraId="729F346D" w14:textId="77777777" w:rsidR="007A5316" w:rsidRPr="00D54DCA" w:rsidRDefault="00D54DCA" w:rsidP="007A5316">
      <w:pPr>
        <w:spacing w:after="240" w:line="480" w:lineRule="auto"/>
        <w:jc w:val="both"/>
        <w:rPr>
          <w:rFonts w:ascii="Times New Roman" w:hAnsi="Times New Roman" w:cs="Times New Roman"/>
          <w:b/>
          <w:sz w:val="24"/>
          <w:szCs w:val="24"/>
        </w:rPr>
      </w:pPr>
      <w:r w:rsidRPr="00D54DCA">
        <w:rPr>
          <w:rFonts w:ascii="Times New Roman" w:hAnsi="Times New Roman" w:cs="Times New Roman"/>
          <w:b/>
          <w:sz w:val="24"/>
          <w:szCs w:val="24"/>
        </w:rPr>
        <w:t>Summary of incident disease derivation</w:t>
      </w:r>
    </w:p>
    <w:p w14:paraId="3FCB55A4" w14:textId="7EAB13B9" w:rsidR="00EF2A93" w:rsidRPr="001F0434" w:rsidRDefault="006D50AA" w:rsidP="00DA4DAD">
      <w:pPr>
        <w:spacing w:after="240" w:line="480" w:lineRule="auto"/>
        <w:jc w:val="both"/>
        <w:rPr>
          <w:rFonts w:ascii="Times New Roman" w:hAnsi="Times New Roman" w:cs="Times New Roman"/>
          <w:b/>
          <w:sz w:val="24"/>
          <w:szCs w:val="24"/>
        </w:rPr>
      </w:pPr>
      <w:r>
        <w:rPr>
          <w:rFonts w:ascii="Times New Roman" w:hAnsi="Times New Roman" w:cs="Times New Roman"/>
          <w:sz w:val="24"/>
          <w:szCs w:val="24"/>
        </w:rPr>
        <w:t>Cancer diagnoses were sourced from the cancer registry made available by the UK Biobank at</w:t>
      </w:r>
      <w:r w:rsidR="001F0434">
        <w:rPr>
          <w:rFonts w:ascii="Times New Roman" w:hAnsi="Times New Roman" w:cs="Times New Roman"/>
          <w:sz w:val="24"/>
          <w:szCs w:val="24"/>
        </w:rPr>
        <w:t xml:space="preserve"> (field ID 100092). </w:t>
      </w:r>
      <w:r w:rsidR="00BC0535">
        <w:rPr>
          <w:rFonts w:ascii="Times New Roman" w:hAnsi="Times New Roman" w:cs="Times New Roman"/>
          <w:sz w:val="24"/>
          <w:szCs w:val="24"/>
        </w:rPr>
        <w:t>First occurrence traits made available by the UK Biobank were used to define non-cancer disease diagnoses</w:t>
      </w:r>
      <w:r w:rsidR="001F0434">
        <w:rPr>
          <w:rFonts w:ascii="Times New Roman" w:hAnsi="Times New Roman" w:cs="Times New Roman"/>
          <w:sz w:val="24"/>
          <w:szCs w:val="24"/>
        </w:rPr>
        <w:t xml:space="preserve"> (field ID 1712).</w:t>
      </w:r>
      <w:r w:rsidR="00BC0535">
        <w:rPr>
          <w:rFonts w:ascii="Times New Roman" w:hAnsi="Times New Roman" w:cs="Times New Roman"/>
          <w:sz w:val="24"/>
          <w:szCs w:val="24"/>
        </w:rPr>
        <w:t xml:space="preserve"> </w:t>
      </w:r>
      <w:r>
        <w:rPr>
          <w:rFonts w:ascii="Times New Roman" w:hAnsi="Times New Roman" w:cs="Times New Roman"/>
          <w:sz w:val="24"/>
          <w:szCs w:val="24"/>
        </w:rPr>
        <w:t>First occurrence</w:t>
      </w:r>
      <w:r w:rsidR="00BC0535">
        <w:rPr>
          <w:rFonts w:ascii="Times New Roman" w:hAnsi="Times New Roman" w:cs="Times New Roman"/>
          <w:sz w:val="24"/>
          <w:szCs w:val="24"/>
        </w:rPr>
        <w:t xml:space="preserve"> traits integrate self-report at baseline with electronic health linkage to ICD9, ICD10 and GP read2/3 codes from healthcare providers across the United Kingdom to identify the earliest date of a given diagnosis for an individual. Self-report data was</w:t>
      </w:r>
      <w:r w:rsidR="00BC0535" w:rsidRPr="00BC0535">
        <w:rPr>
          <w:rFonts w:ascii="Times New Roman" w:hAnsi="Times New Roman" w:cs="Times New Roman"/>
          <w:sz w:val="24"/>
          <w:szCs w:val="24"/>
        </w:rPr>
        <w:t xml:space="preserve"> recorded at the baseline clinic visit through a touchscreen and was then confirmed via verbal interview with a nurse. </w:t>
      </w:r>
      <w:r w:rsidR="00BC0535">
        <w:rPr>
          <w:rFonts w:ascii="Times New Roman" w:hAnsi="Times New Roman" w:cs="Times New Roman"/>
          <w:sz w:val="24"/>
          <w:szCs w:val="24"/>
        </w:rPr>
        <w:t xml:space="preserve">Any diagnoses included as ICD codes on death registry information </w:t>
      </w:r>
      <w:r w:rsidR="001F0434">
        <w:rPr>
          <w:rFonts w:ascii="Times New Roman" w:hAnsi="Times New Roman" w:cs="Times New Roman"/>
          <w:sz w:val="24"/>
          <w:szCs w:val="24"/>
        </w:rPr>
        <w:t xml:space="preserve">(field ID 100093) </w:t>
      </w:r>
      <w:r w:rsidR="00BC0535">
        <w:rPr>
          <w:rFonts w:ascii="Times New Roman" w:hAnsi="Times New Roman" w:cs="Times New Roman"/>
          <w:sz w:val="24"/>
          <w:szCs w:val="24"/>
        </w:rPr>
        <w:t>from the UK Biobank were also integrated</w:t>
      </w:r>
      <w:r w:rsidR="001F0434">
        <w:rPr>
          <w:rFonts w:ascii="Times New Roman" w:hAnsi="Times New Roman" w:cs="Times New Roman"/>
          <w:sz w:val="24"/>
          <w:szCs w:val="24"/>
        </w:rPr>
        <w:t>.</w:t>
      </w:r>
      <w:r w:rsidR="001F0434">
        <w:rPr>
          <w:rFonts w:ascii="Times New Roman" w:hAnsi="Times New Roman" w:cs="Times New Roman"/>
          <w:b/>
          <w:sz w:val="24"/>
          <w:szCs w:val="24"/>
        </w:rPr>
        <w:t xml:space="preserve"> </w:t>
      </w:r>
      <w:r w:rsidR="001F0434">
        <w:rPr>
          <w:rFonts w:ascii="Times New Roman" w:hAnsi="Times New Roman" w:cs="Times New Roman"/>
          <w:sz w:val="24"/>
          <w:szCs w:val="24"/>
        </w:rPr>
        <w:t xml:space="preserve">The </w:t>
      </w:r>
      <w:r w:rsidR="00C42123">
        <w:rPr>
          <w:rFonts w:ascii="Times New Roman" w:hAnsi="Times New Roman" w:cs="Times New Roman"/>
          <w:sz w:val="24"/>
          <w:szCs w:val="24"/>
        </w:rPr>
        <w:t>UK Biobank provide</w:t>
      </w:r>
      <w:r w:rsidR="001F0434">
        <w:rPr>
          <w:rFonts w:ascii="Times New Roman" w:hAnsi="Times New Roman" w:cs="Times New Roman"/>
          <w:sz w:val="24"/>
          <w:szCs w:val="24"/>
        </w:rPr>
        <w:t xml:space="preserve">s </w:t>
      </w:r>
      <w:r w:rsidR="00C42123">
        <w:rPr>
          <w:rFonts w:ascii="Times New Roman" w:hAnsi="Times New Roman" w:cs="Times New Roman"/>
          <w:sz w:val="24"/>
          <w:szCs w:val="24"/>
        </w:rPr>
        <w:t xml:space="preserve">dates of data availability </w:t>
      </w:r>
      <w:r w:rsidR="001F0434">
        <w:rPr>
          <w:rFonts w:ascii="Times New Roman" w:hAnsi="Times New Roman" w:cs="Times New Roman"/>
          <w:sz w:val="24"/>
          <w:szCs w:val="24"/>
        </w:rPr>
        <w:t>for each data provider at</w:t>
      </w:r>
      <w:r w:rsidR="00C42123">
        <w:rPr>
          <w:rFonts w:ascii="Times New Roman" w:hAnsi="Times New Roman" w:cs="Times New Roman"/>
          <w:sz w:val="24"/>
          <w:szCs w:val="24"/>
        </w:rPr>
        <w:t xml:space="preserve">: </w:t>
      </w:r>
      <w:hyperlink r:id="rId7" w:history="1">
        <w:r w:rsidR="00C42123" w:rsidRPr="007E6812">
          <w:rPr>
            <w:rStyle w:val="Hyperlink"/>
            <w:rFonts w:ascii="Times New Roman" w:hAnsi="Times New Roman" w:cs="Times New Roman"/>
            <w:sz w:val="24"/>
            <w:szCs w:val="24"/>
          </w:rPr>
          <w:t>https://biobank.ndph.ox.ac.uk/ukb/exinfo.cgi?src=Data_providers_and_dates</w:t>
        </w:r>
      </w:hyperlink>
      <w:r w:rsidR="00C42123">
        <w:rPr>
          <w:rFonts w:ascii="Times New Roman" w:hAnsi="Times New Roman" w:cs="Times New Roman"/>
          <w:sz w:val="24"/>
          <w:szCs w:val="24"/>
        </w:rPr>
        <w:t>.</w:t>
      </w:r>
      <w:r w:rsidR="00A504A9">
        <w:rPr>
          <w:rFonts w:ascii="Times New Roman" w:hAnsi="Times New Roman" w:cs="Times New Roman"/>
          <w:sz w:val="24"/>
          <w:szCs w:val="24"/>
        </w:rPr>
        <w:t xml:space="preserve"> </w:t>
      </w:r>
      <w:r w:rsidR="001F0434">
        <w:rPr>
          <w:rFonts w:ascii="Times New Roman" w:hAnsi="Times New Roman" w:cs="Times New Roman"/>
          <w:sz w:val="24"/>
          <w:szCs w:val="24"/>
        </w:rPr>
        <w:t xml:space="preserve">Censoring dates for cancer outcomes were set to 2016, which is the earliest date of complete data availability across all providers listed in this guidance. </w:t>
      </w:r>
      <w:r w:rsidR="00A504A9">
        <w:rPr>
          <w:rFonts w:ascii="Times New Roman" w:hAnsi="Times New Roman" w:cs="Times New Roman"/>
          <w:sz w:val="24"/>
          <w:szCs w:val="24"/>
        </w:rPr>
        <w:t xml:space="preserve">Censoring dates were </w:t>
      </w:r>
      <w:r w:rsidR="001F0434">
        <w:rPr>
          <w:rFonts w:ascii="Times New Roman" w:hAnsi="Times New Roman" w:cs="Times New Roman"/>
          <w:sz w:val="24"/>
          <w:szCs w:val="24"/>
        </w:rPr>
        <w:t>set to October 2021</w:t>
      </w:r>
      <w:r w:rsidR="00A504A9">
        <w:rPr>
          <w:rFonts w:ascii="Times New Roman" w:hAnsi="Times New Roman" w:cs="Times New Roman"/>
          <w:sz w:val="24"/>
          <w:szCs w:val="24"/>
        </w:rPr>
        <w:t xml:space="preserve"> for non-cancer diseases</w:t>
      </w:r>
      <w:r w:rsidR="001F0434">
        <w:rPr>
          <w:rFonts w:ascii="Times New Roman" w:hAnsi="Times New Roman" w:cs="Times New Roman"/>
          <w:sz w:val="24"/>
          <w:szCs w:val="24"/>
        </w:rPr>
        <w:t xml:space="preserve"> and November 202</w:t>
      </w:r>
      <w:r w:rsidR="00285E2F">
        <w:rPr>
          <w:rFonts w:ascii="Times New Roman" w:hAnsi="Times New Roman" w:cs="Times New Roman"/>
          <w:sz w:val="24"/>
          <w:szCs w:val="24"/>
        </w:rPr>
        <w:t>1</w:t>
      </w:r>
      <w:r w:rsidR="001F0434">
        <w:rPr>
          <w:rFonts w:ascii="Times New Roman" w:hAnsi="Times New Roman" w:cs="Times New Roman"/>
          <w:sz w:val="24"/>
          <w:szCs w:val="24"/>
        </w:rPr>
        <w:t xml:space="preserve"> for death</w:t>
      </w:r>
      <w:r w:rsidR="00A504A9">
        <w:rPr>
          <w:rFonts w:ascii="Times New Roman" w:hAnsi="Times New Roman" w:cs="Times New Roman"/>
          <w:sz w:val="24"/>
          <w:szCs w:val="24"/>
        </w:rPr>
        <w:t xml:space="preserve">, </w:t>
      </w:r>
      <w:r w:rsidR="001F0434">
        <w:rPr>
          <w:rFonts w:ascii="Times New Roman" w:hAnsi="Times New Roman" w:cs="Times New Roman"/>
          <w:sz w:val="24"/>
          <w:szCs w:val="24"/>
        </w:rPr>
        <w:t>which were the dates of the data extractions used.</w:t>
      </w:r>
    </w:p>
    <w:p w14:paraId="2B52B4D3" w14:textId="6D120ECD" w:rsidR="00706A1B" w:rsidRPr="00706A1B" w:rsidRDefault="00706A1B" w:rsidP="00DA4DAD">
      <w:pPr>
        <w:spacing w:after="240" w:line="480" w:lineRule="auto"/>
        <w:jc w:val="both"/>
        <w:rPr>
          <w:rFonts w:ascii="Times New Roman" w:hAnsi="Times New Roman" w:cs="Times New Roman"/>
          <w:b/>
          <w:sz w:val="24"/>
          <w:szCs w:val="24"/>
        </w:rPr>
      </w:pPr>
      <w:r w:rsidRPr="00706A1B">
        <w:rPr>
          <w:rFonts w:ascii="Times New Roman" w:hAnsi="Times New Roman" w:cs="Times New Roman"/>
          <w:b/>
          <w:sz w:val="24"/>
          <w:szCs w:val="24"/>
        </w:rPr>
        <w:t>Medication use</w:t>
      </w:r>
    </w:p>
    <w:p w14:paraId="75CDA75B" w14:textId="6C6D07FC" w:rsidR="00706A1B" w:rsidRPr="00CD0310" w:rsidRDefault="00706A1B" w:rsidP="00DA4DAD">
      <w:pPr>
        <w:spacing w:after="240" w:line="480" w:lineRule="auto"/>
        <w:jc w:val="both"/>
        <w:rPr>
          <w:rFonts w:ascii="Times New Roman" w:eastAsia="Times New Roman" w:hAnsi="Times New Roman" w:cs="Times New Roman"/>
          <w:color w:val="000000"/>
          <w:sz w:val="24"/>
          <w:szCs w:val="24"/>
          <w:lang w:eastAsia="en-GB"/>
        </w:rPr>
      </w:pPr>
      <w:r>
        <w:rPr>
          <w:rFonts w:ascii="Times New Roman" w:hAnsi="Times New Roman" w:cs="Times New Roman"/>
          <w:sz w:val="24"/>
          <w:szCs w:val="24"/>
        </w:rPr>
        <w:t xml:space="preserve">Medication self-report at baseline was extracted using </w:t>
      </w:r>
      <w:proofErr w:type="spellStart"/>
      <w:r>
        <w:rPr>
          <w:rFonts w:ascii="Times New Roman" w:hAnsi="Times New Roman" w:cs="Times New Roman"/>
          <w:sz w:val="24"/>
          <w:szCs w:val="24"/>
        </w:rPr>
        <w:t>fieldID</w:t>
      </w:r>
      <w:proofErr w:type="spellEnd"/>
      <w:r>
        <w:rPr>
          <w:rFonts w:ascii="Times New Roman" w:hAnsi="Times New Roman" w:cs="Times New Roman"/>
          <w:sz w:val="24"/>
          <w:szCs w:val="24"/>
        </w:rPr>
        <w:t xml:space="preserve"> 20003 from the UK Biobank</w:t>
      </w:r>
      <w:r w:rsidRPr="00706A1B">
        <w:rPr>
          <w:rFonts w:ascii="Times New Roman" w:hAnsi="Times New Roman" w:cs="Times New Roman"/>
          <w:sz w:val="24"/>
          <w:szCs w:val="24"/>
        </w:rPr>
        <w:t>. This covers only a portion of the UKB sample (376,448 individuals), which when subset to the population of 47,600 with protein measures available in the present study results in 35,073 individuals.</w:t>
      </w:r>
      <w:r>
        <w:rPr>
          <w:rFonts w:ascii="Times New Roman" w:hAnsi="Times New Roman" w:cs="Times New Roman"/>
          <w:sz w:val="24"/>
          <w:szCs w:val="24"/>
        </w:rPr>
        <w:t xml:space="preserve"> </w:t>
      </w:r>
      <w:r w:rsidRPr="00706A1B">
        <w:rPr>
          <w:rFonts w:ascii="Times New Roman" w:eastAsia="Times New Roman" w:hAnsi="Times New Roman" w:cs="Times New Roman"/>
          <w:color w:val="000000"/>
          <w:sz w:val="24"/>
          <w:szCs w:val="24"/>
          <w:lang w:eastAsia="en-GB"/>
        </w:rPr>
        <w:t>To mod</w:t>
      </w:r>
      <w:r>
        <w:rPr>
          <w:rFonts w:ascii="Times New Roman" w:eastAsia="Times New Roman" w:hAnsi="Times New Roman" w:cs="Times New Roman"/>
          <w:color w:val="000000"/>
          <w:sz w:val="24"/>
          <w:szCs w:val="24"/>
          <w:lang w:eastAsia="en-GB"/>
        </w:rPr>
        <w:t>el medication use, 124,198 medication name instances</w:t>
      </w:r>
      <w:r w:rsidRPr="00706A1B">
        <w:rPr>
          <w:rFonts w:ascii="Times New Roman" w:eastAsia="Times New Roman" w:hAnsi="Times New Roman" w:cs="Times New Roman"/>
          <w:color w:val="000000"/>
          <w:sz w:val="24"/>
          <w:szCs w:val="24"/>
          <w:lang w:eastAsia="en-GB"/>
        </w:rPr>
        <w:t xml:space="preserve"> that were recorded </w:t>
      </w:r>
      <w:r>
        <w:rPr>
          <w:rFonts w:ascii="Times New Roman" w:eastAsia="Times New Roman" w:hAnsi="Times New Roman" w:cs="Times New Roman"/>
          <w:color w:val="000000"/>
          <w:sz w:val="24"/>
          <w:szCs w:val="24"/>
          <w:lang w:eastAsia="en-GB"/>
        </w:rPr>
        <w:lastRenderedPageBreak/>
        <w:t xml:space="preserve">in the 35,073 individuals were condensed </w:t>
      </w:r>
      <w:r w:rsidRPr="00706A1B">
        <w:rPr>
          <w:rFonts w:ascii="Times New Roman" w:eastAsia="Times New Roman" w:hAnsi="Times New Roman" w:cs="Times New Roman"/>
          <w:color w:val="000000"/>
          <w:sz w:val="24"/>
          <w:szCs w:val="24"/>
          <w:lang w:eastAsia="en-GB"/>
        </w:rPr>
        <w:t xml:space="preserve">into unified classes of action, using the anatomical therapeutic chemical (ATC) classification categories. This coding system was previously included in the GWAS of medication classes performed by Wu </w:t>
      </w:r>
      <w:r w:rsidRPr="00706A1B">
        <w:rPr>
          <w:rFonts w:ascii="Times New Roman" w:eastAsia="Times New Roman" w:hAnsi="Times New Roman" w:cs="Times New Roman"/>
          <w:i/>
          <w:color w:val="000000"/>
          <w:sz w:val="24"/>
          <w:szCs w:val="24"/>
          <w:lang w:eastAsia="en-GB"/>
        </w:rPr>
        <w:t>et al</w:t>
      </w:r>
      <w:r w:rsidR="00CD0310">
        <w:rPr>
          <w:rFonts w:ascii="Times New Roman" w:eastAsia="Times New Roman" w:hAnsi="Times New Roman" w:cs="Times New Roman"/>
          <w:color w:val="000000"/>
          <w:sz w:val="24"/>
          <w:szCs w:val="24"/>
          <w:lang w:eastAsia="en-GB"/>
        </w:rPr>
        <w:t xml:space="preserve"> </w:t>
      </w:r>
      <w:r w:rsidR="00CD0310">
        <w:rPr>
          <w:rFonts w:ascii="Times New Roman" w:eastAsia="Times New Roman" w:hAnsi="Times New Roman" w:cs="Times New Roman"/>
          <w:color w:val="000000"/>
          <w:sz w:val="24"/>
          <w:szCs w:val="24"/>
          <w:lang w:eastAsia="en-GB"/>
        </w:rPr>
        <w:fldChar w:fldCharType="begin"/>
      </w:r>
      <w:r w:rsidR="00CD0310">
        <w:rPr>
          <w:rFonts w:ascii="Times New Roman" w:eastAsia="Times New Roman" w:hAnsi="Times New Roman" w:cs="Times New Roman"/>
          <w:color w:val="000000"/>
          <w:sz w:val="24"/>
          <w:szCs w:val="24"/>
          <w:lang w:eastAsia="en-GB"/>
        </w:rPr>
        <w:instrText xml:space="preserve"> ADDIN ZOTERO_ITEM CSL_CITATION {"citationID":"WgQpZMXK","properties":{"formattedCitation":"\\super 4\\nosupersub{}","plainCitation":"4","noteIndex":0},"citationItems":[{"id":2037,"uris":["http://zotero.org/users/9953226/items/2MN6DD9Q"],"itemData":{"id":2037,"type":"article-journal","abstract":"Genome-wide association studies (GWASs) of medication use may contribute to understanding of disease etiology, could generate new leads relevant for drug discovery and can be used to quantify future risk of medication taking. Here, we conduct GWASs of self-reported medication use from 23 medication categories in approximately 320,000 individuals from the UK Biobank. A total of 505 independent genetic loci that meet stringent criteria (P &lt; 10−8/23) for statistical significance are identified. We investigate the implications of these GWAS findings in relation to biological mechanism, potential drug target identification and genetic risk stratification of disease. Amongst the medication-associated genes are 16 known therapeutic-effect target genes for medications from 9 categories. Two of the medication classes studied are for disorders that have not previously been subject to large GWAS (hypothyroidism and gastro-oesophageal reflux disease).","container-title":"Nature Communications","DOI":"10.1038/s41467-019-09572-5","ISSN":"2041-1723","issue":"1","journalAbbreviation":"Nat Commun","language":"en","license":"2019 The Author(s)","note":"number: 1\npublisher: Nature Publishing Group","page":"1891","source":"www.nature.com","title":"Genome-wide association study of medication-use and associated disease in the UK Biobank","volume":"10","author":[{"family":"Wu","given":"Yeda"},{"family":"Byrne","given":"Enda M."},{"family":"Zheng","given":"Zhili"},{"family":"Kemper","given":"Kathryn E."},{"family":"Yengo","given":"Loic"},{"family":"Mallett","given":"Andrew J."},{"family":"Yang","given":"Jian"},{"family":"Visscher","given":"Peter M."},{"family":"Wray","given":"Naomi R."}],"issued":{"date-parts":[["2019",4,23]]}}}],"schema":"https://github.com/citation-style-language/schema/raw/master/csl-citation.json"} </w:instrText>
      </w:r>
      <w:r w:rsidR="00CD0310">
        <w:rPr>
          <w:rFonts w:ascii="Times New Roman" w:eastAsia="Times New Roman" w:hAnsi="Times New Roman" w:cs="Times New Roman"/>
          <w:color w:val="000000"/>
          <w:sz w:val="24"/>
          <w:szCs w:val="24"/>
          <w:lang w:eastAsia="en-GB"/>
        </w:rPr>
        <w:fldChar w:fldCharType="separate"/>
      </w:r>
      <w:r w:rsidR="00CD0310" w:rsidRPr="00CD0310">
        <w:rPr>
          <w:rFonts w:ascii="Times New Roman" w:hAnsi="Times New Roman" w:cs="Times New Roman"/>
          <w:sz w:val="24"/>
          <w:szCs w:val="24"/>
          <w:vertAlign w:val="superscript"/>
        </w:rPr>
        <w:t>4</w:t>
      </w:r>
      <w:r w:rsidR="00CD0310">
        <w:rPr>
          <w:rFonts w:ascii="Times New Roman" w:eastAsia="Times New Roman" w:hAnsi="Times New Roman" w:cs="Times New Roman"/>
          <w:color w:val="000000"/>
          <w:sz w:val="24"/>
          <w:szCs w:val="24"/>
          <w:lang w:eastAsia="en-GB"/>
        </w:rPr>
        <w:fldChar w:fldCharType="end"/>
      </w:r>
      <w:r w:rsidR="00CD0310">
        <w:rPr>
          <w:rFonts w:ascii="Times New Roman" w:eastAsia="Times New Roman" w:hAnsi="Times New Roman" w:cs="Times New Roman"/>
          <w:color w:val="000000"/>
          <w:sz w:val="24"/>
          <w:szCs w:val="24"/>
          <w:lang w:eastAsia="en-GB"/>
        </w:rPr>
        <w:t>. The</w:t>
      </w:r>
      <w:r w:rsidRPr="00706A1B">
        <w:rPr>
          <w:rFonts w:ascii="Times New Roman" w:eastAsia="Times New Roman" w:hAnsi="Times New Roman" w:cs="Times New Roman"/>
          <w:color w:val="000000"/>
          <w:sz w:val="24"/>
          <w:szCs w:val="24"/>
          <w:lang w:eastAsia="en-GB"/>
        </w:rPr>
        <w:t xml:space="preserve"> frequency of these medications grouped into 849 ATC classes in the population of 35,073 individuals </w:t>
      </w:r>
      <w:r w:rsidR="00CD0310">
        <w:rPr>
          <w:rFonts w:ascii="Times New Roman" w:eastAsia="Times New Roman" w:hAnsi="Times New Roman" w:cs="Times New Roman"/>
          <w:color w:val="000000"/>
          <w:sz w:val="24"/>
          <w:szCs w:val="24"/>
          <w:lang w:eastAsia="en-GB"/>
        </w:rPr>
        <w:t xml:space="preserve">is summarised </w:t>
      </w:r>
      <w:r w:rsidRPr="00706A1B">
        <w:rPr>
          <w:rFonts w:ascii="Times New Roman" w:eastAsia="Times New Roman" w:hAnsi="Times New Roman" w:cs="Times New Roman"/>
          <w:color w:val="000000"/>
          <w:sz w:val="24"/>
          <w:szCs w:val="24"/>
          <w:lang w:eastAsia="en-GB"/>
        </w:rPr>
        <w:t xml:space="preserve">in </w:t>
      </w:r>
      <w:r w:rsidRPr="00706A1B">
        <w:rPr>
          <w:rFonts w:ascii="Times New Roman" w:eastAsia="Times New Roman" w:hAnsi="Times New Roman" w:cs="Times New Roman"/>
          <w:b/>
          <w:color w:val="000000"/>
          <w:sz w:val="24"/>
          <w:szCs w:val="24"/>
          <w:lang w:eastAsia="en-GB"/>
        </w:rPr>
        <w:t>Supplementary Table 10</w:t>
      </w:r>
      <w:r w:rsidRPr="00706A1B">
        <w:rPr>
          <w:rFonts w:ascii="Times New Roman" w:eastAsia="Times New Roman" w:hAnsi="Times New Roman" w:cs="Times New Roman"/>
          <w:color w:val="000000"/>
          <w:sz w:val="24"/>
          <w:szCs w:val="24"/>
          <w:lang w:eastAsia="en-GB"/>
        </w:rPr>
        <w:t xml:space="preserve">. </w:t>
      </w:r>
      <w:r w:rsidR="00CD0310">
        <w:rPr>
          <w:rFonts w:ascii="Times New Roman" w:eastAsia="Times New Roman" w:hAnsi="Times New Roman" w:cs="Times New Roman"/>
          <w:color w:val="000000"/>
          <w:sz w:val="24"/>
          <w:szCs w:val="24"/>
          <w:lang w:eastAsia="en-GB"/>
        </w:rPr>
        <w:t>Blood-pressure lowering medication was defined using the following ATC codes:</w:t>
      </w:r>
      <w:r w:rsidR="001F0434">
        <w:rPr>
          <w:rFonts w:ascii="Times New Roman" w:eastAsia="Times New Roman" w:hAnsi="Times New Roman" w:cs="Times New Roman"/>
          <w:color w:val="000000"/>
          <w:sz w:val="24"/>
          <w:szCs w:val="24"/>
          <w:lang w:eastAsia="en-GB"/>
        </w:rPr>
        <w:t xml:space="preserve"> </w:t>
      </w:r>
      <w:r w:rsidR="00CD0310" w:rsidRPr="001F0434">
        <w:rPr>
          <w:rFonts w:ascii="Times New Roman" w:eastAsia="Times New Roman" w:hAnsi="Times New Roman" w:cs="Times New Roman"/>
          <w:color w:val="000000"/>
          <w:sz w:val="24"/>
          <w:szCs w:val="24"/>
          <w:lang w:eastAsia="en-GB"/>
        </w:rPr>
        <w:t>Antihypertensives (ATC code C02) = 803 individuals</w:t>
      </w:r>
      <w:r w:rsidR="001F0434">
        <w:rPr>
          <w:rFonts w:ascii="Times New Roman" w:eastAsia="Times New Roman" w:hAnsi="Times New Roman" w:cs="Times New Roman"/>
          <w:color w:val="000000"/>
          <w:sz w:val="24"/>
          <w:szCs w:val="24"/>
          <w:lang w:eastAsia="en-GB"/>
        </w:rPr>
        <w:t xml:space="preserve">, </w:t>
      </w:r>
      <w:r w:rsidR="00CD0310" w:rsidRPr="001F0434">
        <w:rPr>
          <w:rFonts w:ascii="Times New Roman" w:eastAsia="Times New Roman" w:hAnsi="Times New Roman" w:cs="Times New Roman"/>
          <w:color w:val="000000"/>
          <w:sz w:val="24"/>
          <w:szCs w:val="24"/>
          <w:lang w:eastAsia="en-GB"/>
        </w:rPr>
        <w:t>Diuretics (ATC code C03) = 4227 individual</w:t>
      </w:r>
      <w:r w:rsidR="001F0434">
        <w:rPr>
          <w:rFonts w:ascii="Times New Roman" w:eastAsia="Times New Roman" w:hAnsi="Times New Roman" w:cs="Times New Roman"/>
          <w:color w:val="000000"/>
          <w:sz w:val="24"/>
          <w:szCs w:val="24"/>
          <w:lang w:eastAsia="en-GB"/>
        </w:rPr>
        <w:t xml:space="preserve">s, </w:t>
      </w:r>
      <w:r w:rsidR="00CD0310" w:rsidRPr="001F0434">
        <w:rPr>
          <w:rFonts w:ascii="Times New Roman" w:eastAsia="Times New Roman" w:hAnsi="Times New Roman" w:cs="Times New Roman"/>
          <w:color w:val="000000"/>
          <w:sz w:val="24"/>
          <w:szCs w:val="24"/>
          <w:lang w:eastAsia="en-GB"/>
        </w:rPr>
        <w:t>Beta blockers (ATC code C07) = 3660 individuals</w:t>
      </w:r>
      <w:r w:rsidR="001F0434">
        <w:rPr>
          <w:rFonts w:ascii="Times New Roman" w:eastAsia="Times New Roman" w:hAnsi="Times New Roman" w:cs="Times New Roman"/>
          <w:color w:val="000000"/>
          <w:sz w:val="24"/>
          <w:szCs w:val="24"/>
          <w:lang w:eastAsia="en-GB"/>
        </w:rPr>
        <w:t xml:space="preserve">, </w:t>
      </w:r>
      <w:r w:rsidR="00CD0310" w:rsidRPr="001F0434">
        <w:rPr>
          <w:rFonts w:ascii="Times New Roman" w:eastAsia="Times New Roman" w:hAnsi="Times New Roman" w:cs="Times New Roman"/>
          <w:color w:val="000000"/>
          <w:sz w:val="24"/>
          <w:szCs w:val="24"/>
          <w:lang w:eastAsia="en-GB"/>
        </w:rPr>
        <w:t>Calcium channel blockers (ATC code C08) = 3674 individuals</w:t>
      </w:r>
      <w:r w:rsidR="001F0434">
        <w:rPr>
          <w:rFonts w:ascii="Times New Roman" w:eastAsia="Times New Roman" w:hAnsi="Times New Roman" w:cs="Times New Roman"/>
          <w:color w:val="000000"/>
          <w:sz w:val="24"/>
          <w:szCs w:val="24"/>
          <w:lang w:eastAsia="en-GB"/>
        </w:rPr>
        <w:t xml:space="preserve">, </w:t>
      </w:r>
      <w:r w:rsidR="00CD0310" w:rsidRPr="001F0434">
        <w:rPr>
          <w:rFonts w:ascii="Times New Roman" w:eastAsia="Times New Roman" w:hAnsi="Times New Roman" w:cs="Times New Roman"/>
          <w:color w:val="000000"/>
          <w:sz w:val="24"/>
          <w:szCs w:val="24"/>
          <w:lang w:eastAsia="en-GB"/>
        </w:rPr>
        <w:t>Renin-angiotensin system actors (ATC code C09) = 7288 individuals</w:t>
      </w:r>
      <w:r w:rsidR="001F0434">
        <w:rPr>
          <w:rFonts w:ascii="Times New Roman" w:eastAsia="Times New Roman" w:hAnsi="Times New Roman" w:cs="Times New Roman"/>
          <w:color w:val="000000"/>
          <w:sz w:val="24"/>
          <w:szCs w:val="24"/>
          <w:lang w:eastAsia="en-GB"/>
        </w:rPr>
        <w:t xml:space="preserve">, </w:t>
      </w:r>
      <w:r w:rsidR="00CD0310" w:rsidRPr="001F0434">
        <w:rPr>
          <w:rFonts w:ascii="Times New Roman" w:eastAsia="Times New Roman" w:hAnsi="Times New Roman" w:cs="Times New Roman"/>
          <w:color w:val="000000"/>
          <w:sz w:val="24"/>
          <w:szCs w:val="24"/>
          <w:lang w:eastAsia="en-GB"/>
        </w:rPr>
        <w:t>Statin use (ATC code C10AA) = 8351 individuals</w:t>
      </w:r>
      <w:r w:rsidR="001F0434">
        <w:rPr>
          <w:rFonts w:ascii="Times New Roman" w:eastAsia="Times New Roman" w:hAnsi="Times New Roman" w:cs="Times New Roman"/>
          <w:color w:val="000000"/>
          <w:sz w:val="24"/>
          <w:szCs w:val="24"/>
          <w:lang w:eastAsia="en-GB"/>
        </w:rPr>
        <w:t xml:space="preserve">. </w:t>
      </w:r>
      <w:r w:rsidR="00CD0310">
        <w:rPr>
          <w:rFonts w:ascii="Times New Roman" w:eastAsia="Times New Roman" w:hAnsi="Times New Roman" w:cs="Times New Roman"/>
          <w:color w:val="000000"/>
          <w:sz w:val="24"/>
          <w:szCs w:val="24"/>
          <w:lang w:eastAsia="en-GB"/>
        </w:rPr>
        <w:t>Taken together,</w:t>
      </w:r>
      <w:r w:rsidR="00CD0310" w:rsidRPr="00CD0310">
        <w:rPr>
          <w:rFonts w:ascii="Times New Roman" w:eastAsia="Times New Roman" w:hAnsi="Times New Roman" w:cs="Times New Roman"/>
          <w:color w:val="000000"/>
          <w:sz w:val="24"/>
          <w:szCs w:val="24"/>
          <w:lang w:eastAsia="en-GB"/>
        </w:rPr>
        <w:t xml:space="preserve"> 14,074 </w:t>
      </w:r>
      <w:r w:rsidR="00CD0310">
        <w:rPr>
          <w:rFonts w:ascii="Times New Roman" w:eastAsia="Times New Roman" w:hAnsi="Times New Roman" w:cs="Times New Roman"/>
          <w:color w:val="000000"/>
          <w:sz w:val="24"/>
          <w:szCs w:val="24"/>
          <w:lang w:eastAsia="en-GB"/>
        </w:rPr>
        <w:t>individuals (of the 35,073)</w:t>
      </w:r>
      <w:r w:rsidR="00CD0310" w:rsidRPr="00CD0310">
        <w:rPr>
          <w:rFonts w:ascii="Times New Roman" w:eastAsia="Times New Roman" w:hAnsi="Times New Roman" w:cs="Times New Roman"/>
          <w:color w:val="000000"/>
          <w:sz w:val="24"/>
          <w:szCs w:val="24"/>
          <w:lang w:eastAsia="en-GB"/>
        </w:rPr>
        <w:t xml:space="preserve"> indicated they were taking one or more of the above blood-pressure lowering medications at baseline. This was treated as a binary variable and the comparison with/out adjustment for this variable was performed for ischaemic heart disease Cox PH associations in the subset of 35,073 individuals. Adjustments for age, sex and six lifestyle factors were included in both sets of analyses, with 2,456 cases, 27,468 controls. </w:t>
      </w:r>
    </w:p>
    <w:p w14:paraId="3EB117D6" w14:textId="26B9A2C9" w:rsidR="00997797" w:rsidRDefault="00997797" w:rsidP="007A5316">
      <w:pPr>
        <w:spacing w:after="240" w:line="480" w:lineRule="auto"/>
        <w:jc w:val="both"/>
        <w:rPr>
          <w:rFonts w:ascii="Times New Roman" w:hAnsi="Times New Roman" w:cs="Times New Roman"/>
          <w:b/>
          <w:sz w:val="24"/>
          <w:szCs w:val="24"/>
        </w:rPr>
      </w:pPr>
      <w:proofErr w:type="spellStart"/>
      <w:r w:rsidRPr="00997797">
        <w:rPr>
          <w:rFonts w:ascii="Times New Roman" w:hAnsi="Times New Roman" w:cs="Times New Roman"/>
          <w:b/>
          <w:sz w:val="24"/>
          <w:szCs w:val="24"/>
        </w:rPr>
        <w:t>MethylPipeR</w:t>
      </w:r>
      <w:proofErr w:type="spellEnd"/>
      <w:r w:rsidRPr="00997797">
        <w:rPr>
          <w:rFonts w:ascii="Times New Roman" w:hAnsi="Times New Roman" w:cs="Times New Roman"/>
          <w:b/>
          <w:sz w:val="24"/>
          <w:szCs w:val="24"/>
        </w:rPr>
        <w:t xml:space="preserve"> </w:t>
      </w:r>
      <w:r w:rsidR="002D6BB9">
        <w:rPr>
          <w:rFonts w:ascii="Times New Roman" w:hAnsi="Times New Roman" w:cs="Times New Roman"/>
          <w:b/>
          <w:sz w:val="24"/>
          <w:szCs w:val="24"/>
        </w:rPr>
        <w:t xml:space="preserve">R package </w:t>
      </w:r>
      <w:r w:rsidR="00A440BC">
        <w:rPr>
          <w:rFonts w:ascii="Times New Roman" w:hAnsi="Times New Roman" w:cs="Times New Roman"/>
          <w:b/>
          <w:sz w:val="24"/>
          <w:szCs w:val="24"/>
        </w:rPr>
        <w:t>information</w:t>
      </w:r>
    </w:p>
    <w:p w14:paraId="2AEC3427" w14:textId="6B29C8E5" w:rsidR="00EE3B12" w:rsidRDefault="00264B14" w:rsidP="00136620">
      <w:pPr>
        <w:spacing w:after="24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MethylPipeR</w:t>
      </w:r>
      <w:proofErr w:type="spellEnd"/>
      <w:r>
        <w:rPr>
          <w:rFonts w:ascii="Times New Roman" w:hAnsi="Times New Roman" w:cs="Times New Roman"/>
          <w:sz w:val="24"/>
          <w:szCs w:val="24"/>
        </w:rPr>
        <w:t xml:space="preserve"> is </w:t>
      </w:r>
      <w:r w:rsidR="00D9195F">
        <w:rPr>
          <w:rFonts w:ascii="Times New Roman" w:hAnsi="Times New Roman" w:cs="Times New Roman"/>
          <w:sz w:val="24"/>
          <w:szCs w:val="24"/>
        </w:rPr>
        <w:t xml:space="preserve">an </w:t>
      </w:r>
      <w:r>
        <w:rPr>
          <w:rFonts w:ascii="Times New Roman" w:hAnsi="Times New Roman" w:cs="Times New Roman"/>
          <w:sz w:val="24"/>
          <w:szCs w:val="24"/>
        </w:rPr>
        <w:t xml:space="preserve">R package that facilitates systematic and reproducible development of complex trait and incident disease predictors and is available at: </w:t>
      </w:r>
      <w:r w:rsidR="008E45A3">
        <w:rPr>
          <w:rFonts w:ascii="Times New Roman" w:hAnsi="Times New Roman" w:cs="Times New Roman"/>
          <w:sz w:val="24"/>
          <w:szCs w:val="24"/>
        </w:rPr>
        <w:br/>
      </w:r>
      <w:hyperlink r:id="rId8" w:history="1">
        <w:r w:rsidRPr="00326B5A">
          <w:rPr>
            <w:rStyle w:val="Hyperlink"/>
            <w:rFonts w:ascii="Times New Roman" w:hAnsi="Times New Roman" w:cs="Times New Roman"/>
            <w:sz w:val="24"/>
            <w:szCs w:val="24"/>
          </w:rPr>
          <w:t>https://github.com/marioni-group/MethylPipeR</w:t>
        </w:r>
      </w:hyperlink>
      <w:r>
        <w:rPr>
          <w:rFonts w:ascii="Times New Roman" w:hAnsi="Times New Roman" w:cs="Times New Roman"/>
          <w:sz w:val="24"/>
          <w:szCs w:val="24"/>
        </w:rPr>
        <w:t>. A user interface</w:t>
      </w:r>
      <w:r w:rsidR="002D6BB9">
        <w:rPr>
          <w:rFonts w:ascii="Times New Roman" w:hAnsi="Times New Roman" w:cs="Times New Roman"/>
          <w:sz w:val="24"/>
          <w:szCs w:val="24"/>
        </w:rPr>
        <w:t xml:space="preserve"> for the </w:t>
      </w:r>
      <w:proofErr w:type="spellStart"/>
      <w:r w:rsidR="002D6BB9">
        <w:rPr>
          <w:rFonts w:ascii="Times New Roman" w:hAnsi="Times New Roman" w:cs="Times New Roman"/>
          <w:sz w:val="24"/>
          <w:szCs w:val="24"/>
        </w:rPr>
        <w:t>MethylPipeR</w:t>
      </w:r>
      <w:proofErr w:type="spellEnd"/>
      <w:r w:rsidR="002D6BB9">
        <w:rPr>
          <w:rFonts w:ascii="Times New Roman" w:hAnsi="Times New Roman" w:cs="Times New Roman"/>
          <w:sz w:val="24"/>
          <w:szCs w:val="24"/>
        </w:rPr>
        <w:t xml:space="preserve"> package</w:t>
      </w:r>
      <w:r>
        <w:rPr>
          <w:rFonts w:ascii="Times New Roman" w:hAnsi="Times New Roman" w:cs="Times New Roman"/>
          <w:sz w:val="24"/>
          <w:szCs w:val="24"/>
        </w:rPr>
        <w:t xml:space="preserve"> is also available at: </w:t>
      </w:r>
      <w:hyperlink r:id="rId9" w:history="1">
        <w:r w:rsidRPr="00326B5A">
          <w:rPr>
            <w:rStyle w:val="Hyperlink"/>
            <w:rFonts w:ascii="Times New Roman" w:hAnsi="Times New Roman" w:cs="Times New Roman"/>
            <w:sz w:val="24"/>
            <w:szCs w:val="24"/>
          </w:rPr>
          <w:t>https://github.com/marioni-group/MethylPipeR-UI</w:t>
        </w:r>
      </w:hyperlink>
      <w:r>
        <w:rPr>
          <w:rFonts w:ascii="Times New Roman" w:hAnsi="Times New Roman" w:cs="Times New Roman"/>
          <w:sz w:val="24"/>
          <w:szCs w:val="24"/>
        </w:rPr>
        <w:t xml:space="preserve">. In previous work, we have applied </w:t>
      </w:r>
      <w:proofErr w:type="spellStart"/>
      <w:r>
        <w:rPr>
          <w:rFonts w:ascii="Times New Roman" w:hAnsi="Times New Roman" w:cs="Times New Roman"/>
          <w:sz w:val="24"/>
          <w:szCs w:val="24"/>
        </w:rPr>
        <w:t>MethylPipeR</w:t>
      </w:r>
      <w:proofErr w:type="spellEnd"/>
      <w:r>
        <w:rPr>
          <w:rFonts w:ascii="Times New Roman" w:hAnsi="Times New Roman" w:cs="Times New Roman"/>
          <w:sz w:val="24"/>
          <w:szCs w:val="24"/>
        </w:rPr>
        <w:t xml:space="preserve"> to incident type 2 diabetes prediction </w:t>
      </w:r>
      <w:r w:rsidR="002D6BB9">
        <w:rPr>
          <w:rFonts w:ascii="Times New Roman" w:hAnsi="Times New Roman" w:cs="Times New Roman"/>
          <w:sz w:val="24"/>
          <w:szCs w:val="24"/>
        </w:rPr>
        <w:t>considering DNA methylation sites as informative features</w:t>
      </w:r>
      <w:r w:rsidR="00136620">
        <w:rPr>
          <w:rFonts w:ascii="Times New Roman" w:hAnsi="Times New Roman" w:cs="Times New Roman"/>
          <w:sz w:val="24"/>
          <w:szCs w:val="24"/>
        </w:rPr>
        <w:t xml:space="preserve"> </w:t>
      </w:r>
      <w:r w:rsidR="00136620">
        <w:rPr>
          <w:rFonts w:ascii="Times New Roman" w:hAnsi="Times New Roman" w:cs="Times New Roman"/>
          <w:sz w:val="24"/>
          <w:szCs w:val="24"/>
        </w:rPr>
        <w:fldChar w:fldCharType="begin"/>
      </w:r>
      <w:r w:rsidR="00CD0310">
        <w:rPr>
          <w:rFonts w:ascii="Times New Roman" w:hAnsi="Times New Roman" w:cs="Times New Roman"/>
          <w:sz w:val="24"/>
          <w:szCs w:val="24"/>
        </w:rPr>
        <w:instrText xml:space="preserve"> ADDIN ZOTERO_ITEM CSL_CITATION {"citationID":"LdKD1ac7","properties":{"formattedCitation":"\\super 5\\nosupersub{}","plainCitation":"5","noteIndex":0},"citationItems":[{"id":2012,"uris":["http://zotero.org/users/9953226/items/PMWCXPVM"],"itemData":{"id":2012,"type":"article-journal","abstract":"Type 2 diabetes mellitus (T2D) presents a major health and economic burden that could be alleviated with improved early prediction and intervention. While standard risk factors have shown good predictive performance, we show that the use of blood-based DNA methylation information leads to a significant improvement in the prediction of 10-year T2D incidence risk. Previous studies have been largely constrained by linear assumptions, the use of cytosine–guanine pairs one-at-a-time and binary outcomes. We present a flexible approach (via an R package, MethylPipeR) based on a range of linear and tree-ensemble models that incorporate time-to-event data for prediction. Using the Generation Scotland cohort (training set ncases = 374, ncontrols = 9,461; test set ncases = 252, ncontrols = 4,526) our best-performing model (area under the receiver operating characteristic curve (AUC) = 0.872, area under the precision-recall curve (PRAUC) = 0.302) showed notable improvement in 10-year onset prediction beyond standard risk factors (AUC = 0.839, precision–recall AUC = 0.227). Replication was observed in the German-based KORA study (n = 1,451, ncases = 142, P = 1.6 × 10−5).","container-title":"Nature Aging","DOI":"10.1038/s43587-023-00391-4","ISSN":"2662-8465","issue":"4","journalAbbreviation":"Nat Aging","language":"en","license":"2023 The Author(s), under exclusive licence to Springer Nature America, Inc.","note":"number: 4\npublisher: Nature Publishing Group","page":"450-458","source":"www.nature.com","title":"Development and validation of DNA methylation scores in two European cohorts augment 10-year risk prediction of type 2 diabetes","volume":"3","author":[{"family":"Cheng","given":"Yipeng"},{"family":"Gadd","given":"Danni A."},{"family":"Gieger","given":"Christian"},{"family":"Monterrubio-Gómez","given":"Karla"},{"family":"Zhang","given":"Yufei"},{"family":"Berta","given":"Imrich"},{"family":"Stam","given":"Michael J."},{"family":"Szlachetka","given":"Natalia"},{"family":"Lobzaev","given":"Evgenii"},{"family":"Wrobel","given":"Nicola"},{"family":"Murphy","given":"Lee"},{"family":"Campbell","given":"Archie"},{"family":"Nangle","given":"Cliff"},{"family":"Walker","given":"Rosie M."},{"family":"Fawns-Ritchie","given":"Chloe"},{"family":"Peters","given":"Annette"},{"family":"Rathmann","given":"Wolfgang"},{"family":"Porteous","given":"David J."},{"family":"Evans","given":"Kathryn L."},{"family":"McIntosh","given":"Andrew M."},{"family":"Cannings","given":"Timothy I."},{"family":"Waldenberger","given":"Melanie"},{"family":"Ganna","given":"Andrea"},{"family":"McCartney","given":"Daniel L."},{"family":"Vallejos","given":"Catalina A."},{"family":"Marioni","given":"Riccardo E."}],"issued":{"date-parts":[["2023",4]]}}}],"schema":"https://github.com/citation-style-language/schema/raw/master/csl-citation.json"} </w:instrText>
      </w:r>
      <w:r w:rsidR="00136620">
        <w:rPr>
          <w:rFonts w:ascii="Times New Roman" w:hAnsi="Times New Roman" w:cs="Times New Roman"/>
          <w:sz w:val="24"/>
          <w:szCs w:val="24"/>
        </w:rPr>
        <w:fldChar w:fldCharType="separate"/>
      </w:r>
      <w:r w:rsidR="00CD0310" w:rsidRPr="00CD0310">
        <w:rPr>
          <w:rFonts w:ascii="Times New Roman" w:hAnsi="Times New Roman" w:cs="Times New Roman"/>
          <w:sz w:val="24"/>
          <w:szCs w:val="24"/>
          <w:vertAlign w:val="superscript"/>
        </w:rPr>
        <w:t>5</w:t>
      </w:r>
      <w:r w:rsidR="00136620">
        <w:rPr>
          <w:rFonts w:ascii="Times New Roman" w:hAnsi="Times New Roman" w:cs="Times New Roman"/>
          <w:sz w:val="24"/>
          <w:szCs w:val="24"/>
        </w:rPr>
        <w:fldChar w:fldCharType="end"/>
      </w:r>
      <w:r>
        <w:rPr>
          <w:rFonts w:ascii="Times New Roman" w:hAnsi="Times New Roman" w:cs="Times New Roman"/>
          <w:sz w:val="24"/>
          <w:szCs w:val="24"/>
        </w:rPr>
        <w:t xml:space="preserve">. </w:t>
      </w:r>
      <w:r w:rsidR="002D6BB9">
        <w:rPr>
          <w:rFonts w:ascii="Times New Roman" w:hAnsi="Times New Roman" w:cs="Times New Roman"/>
          <w:sz w:val="24"/>
          <w:szCs w:val="24"/>
        </w:rPr>
        <w:t xml:space="preserve">However, </w:t>
      </w:r>
      <w:proofErr w:type="spellStart"/>
      <w:r>
        <w:rPr>
          <w:rFonts w:ascii="Times New Roman" w:hAnsi="Times New Roman" w:cs="Times New Roman"/>
          <w:sz w:val="24"/>
          <w:szCs w:val="24"/>
        </w:rPr>
        <w:t>MethylPipeR</w:t>
      </w:r>
      <w:proofErr w:type="spellEnd"/>
      <w:r>
        <w:rPr>
          <w:rFonts w:ascii="Times New Roman" w:hAnsi="Times New Roman" w:cs="Times New Roman"/>
          <w:sz w:val="24"/>
          <w:szCs w:val="24"/>
        </w:rPr>
        <w:t xml:space="preserve"> allows for Cox PH penalised regression models to be run with </w:t>
      </w:r>
      <w:r w:rsidR="002D6BB9">
        <w:rPr>
          <w:rFonts w:ascii="Times New Roman" w:hAnsi="Times New Roman" w:cs="Times New Roman"/>
          <w:sz w:val="24"/>
          <w:szCs w:val="24"/>
        </w:rPr>
        <w:t>for any input features of interest</w:t>
      </w:r>
      <w:r>
        <w:rPr>
          <w:rFonts w:ascii="Times New Roman" w:hAnsi="Times New Roman" w:cs="Times New Roman"/>
          <w:sz w:val="24"/>
          <w:szCs w:val="24"/>
        </w:rPr>
        <w:t>. Input features are provided to the model in the training sample – in this case</w:t>
      </w:r>
      <w:r w:rsidR="00D9195F">
        <w:rPr>
          <w:rFonts w:ascii="Times New Roman" w:hAnsi="Times New Roman" w:cs="Times New Roman"/>
          <w:sz w:val="24"/>
          <w:szCs w:val="24"/>
        </w:rPr>
        <w:t>,</w:t>
      </w:r>
      <w:r>
        <w:rPr>
          <w:rFonts w:ascii="Times New Roman" w:hAnsi="Times New Roman" w:cs="Times New Roman"/>
          <w:sz w:val="24"/>
          <w:szCs w:val="24"/>
        </w:rPr>
        <w:t xml:space="preserve"> the measurements of 1,468 protein analytes available in </w:t>
      </w:r>
      <w:r>
        <w:rPr>
          <w:rFonts w:ascii="Times New Roman" w:hAnsi="Times New Roman" w:cs="Times New Roman"/>
          <w:sz w:val="24"/>
          <w:szCs w:val="24"/>
        </w:rPr>
        <w:lastRenderedPageBreak/>
        <w:t>the UK Biobank PPP consortium sample – and the features that are predictive of the outcome are selected and assigned weighting coefficients. These coefficients can then be applied to the test sample, to project in scores and assess performance.</w:t>
      </w:r>
    </w:p>
    <w:p w14:paraId="37B050B2" w14:textId="5EDD1488" w:rsidR="00B23AD8" w:rsidRPr="00B23AD8" w:rsidRDefault="00B23AD8" w:rsidP="00136620">
      <w:pPr>
        <w:spacing w:after="240" w:line="480" w:lineRule="auto"/>
        <w:jc w:val="both"/>
        <w:rPr>
          <w:rFonts w:ascii="Times New Roman" w:hAnsi="Times New Roman" w:cs="Times New Roman"/>
          <w:b/>
          <w:sz w:val="24"/>
          <w:szCs w:val="24"/>
        </w:rPr>
      </w:pPr>
      <w:proofErr w:type="spellStart"/>
      <w:r w:rsidRPr="00B23AD8">
        <w:rPr>
          <w:rFonts w:ascii="Times New Roman" w:hAnsi="Times New Roman" w:cs="Times New Roman"/>
          <w:b/>
          <w:sz w:val="24"/>
          <w:szCs w:val="24"/>
        </w:rPr>
        <w:t>ProteinScore</w:t>
      </w:r>
      <w:proofErr w:type="spellEnd"/>
      <w:r w:rsidRPr="00B23AD8">
        <w:rPr>
          <w:rFonts w:ascii="Times New Roman" w:hAnsi="Times New Roman" w:cs="Times New Roman"/>
          <w:b/>
          <w:sz w:val="24"/>
          <w:szCs w:val="24"/>
        </w:rPr>
        <w:t xml:space="preserve"> testing covariate preparation</w:t>
      </w:r>
    </w:p>
    <w:p w14:paraId="62699233" w14:textId="3F44EA7F" w:rsidR="00B23AD8" w:rsidRDefault="00B23AD8" w:rsidP="00136620">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Three sets of increasingly complex covariates were used to model the difference in AUC</w:t>
      </w:r>
      <w:del w:id="0" w:author="Danni Gadd" w:date="2024-02-18T15:33:00Z">
        <w:r w:rsidDel="00EF4D5F">
          <w:rPr>
            <w:rFonts w:ascii="Times New Roman" w:hAnsi="Times New Roman" w:cs="Times New Roman"/>
            <w:sz w:val="24"/>
            <w:szCs w:val="24"/>
          </w:rPr>
          <w:delText xml:space="preserve"> and PRAUC</w:delText>
        </w:r>
      </w:del>
      <w:r>
        <w:rPr>
          <w:rFonts w:ascii="Times New Roman" w:hAnsi="Times New Roman" w:cs="Times New Roman"/>
          <w:sz w:val="24"/>
          <w:szCs w:val="24"/>
        </w:rPr>
        <w:t xml:space="preserve"> resulting from the addition of </w:t>
      </w:r>
      <w:proofErr w:type="spellStart"/>
      <w:r>
        <w:rPr>
          <w:rFonts w:ascii="Times New Roman" w:hAnsi="Times New Roman" w:cs="Times New Roman"/>
          <w:sz w:val="24"/>
          <w:szCs w:val="24"/>
        </w:rPr>
        <w:t>ProteinScores</w:t>
      </w:r>
      <w:proofErr w:type="spellEnd"/>
      <w:r>
        <w:rPr>
          <w:rFonts w:ascii="Times New Roman" w:hAnsi="Times New Roman" w:cs="Times New Roman"/>
          <w:sz w:val="24"/>
          <w:szCs w:val="24"/>
        </w:rPr>
        <w:t xml:space="preserve">. In addition to age and sex (that were available for all individuals), an additional set of 24 covariates were considered. These included the six lifestyle covariates modelled in individual Cox PH analyses (BMI, smoking status, alcohol consumption, social deprivation, education status and physical activity). For the extended set, 18 clinically-relevant covariates were selected from the UK Biobank biomarker panel. These have previously been integrated in metabolomics prediction studies of incident disease in the UK Biobank </w:t>
      </w:r>
      <w:r w:rsidR="002F35C8">
        <w:rPr>
          <w:rFonts w:ascii="Times New Roman" w:hAnsi="Times New Roman" w:cs="Times New Roman"/>
          <w:sz w:val="24"/>
          <w:szCs w:val="24"/>
        </w:rPr>
        <w:fldChar w:fldCharType="begin"/>
      </w:r>
      <w:r w:rsidR="00A03FDB">
        <w:rPr>
          <w:rFonts w:ascii="Times New Roman" w:hAnsi="Times New Roman" w:cs="Times New Roman"/>
          <w:sz w:val="24"/>
          <w:szCs w:val="24"/>
        </w:rPr>
        <w:instrText xml:space="preserve"> ADDIN ZOTERO_ITEM CSL_CITATION {"citationID":"kCrn0J8R","properties":{"formattedCitation":"\\super 6\\nosupersub{}","plainCitation":"6","noteIndex":0},"citationItems":[{"id":814,"uris":["http://zotero.org/users/9953226/items/IMPE9JQ5"],"itemData":{"id":814,"type":"article-journal","abstract":"Risk stratification is critical for the early identification of high-risk individuals and disease prevention. Here we explored the potential of nuclear magnetic resonance (NMR) spectroscopy-derived metabolomic profiles to inform on multidisease risk beyond conventional clinical predictors for the onset of 24 common conditions, including metabolic, vascular, respiratory, musculoskeletal and neurological diseases and cancers. Specifically, we trained a neural network to learn disease-specific metabolomic states from 168 circulating metabolic markers measured in 117,981 participants with ~1.4 million person-years of follow-up from the UK Biobank and validated the model in four independent cohorts. We found metabolomic states to be associated with incident event rates in all the investigated conditions, except breast cancer. For 10-year outcome prediction for 15 endpoints, with and without established metabolic contribution, a combination of age and sex and the metabolomic state equaled or outperformed established predictors. Moreover, metabolomic state added predictive information over comprehensive clinical variables for eight common diseases, including type 2 diabetes, dementia and heart failure. Decision curve analyses showed that predictive improvements translated into clinical utility for a wide range of potential decision thresholds. Taken together, our study demonstrates both the potential and limitations of NMR-derived metabolomic profiles as a multidisease assay to inform on the risk of many common diseases simultaneously.","container-title":"Nature Medicine","DOI":"10.1038/s41591-022-01980-3","ISSN":"1546-170X","journalAbbreviation":"Nat Med","language":"en","license":"2022 The Author(s)","note":"publisher: Nature Publishing Group","page":"2309-2320","source":"www.nature.com","title":"Metabolomic profiles predict individual multidisease outcomes","volume":"28","author":[{"family":"Buergel","given":"Thore"},{"family":"Steinfeldt","given":"Jakob"},{"family":"Ruyoga","given":"Greg"},{"family":"Pietzner","given":"Maik"},{"family":"Bizzarri","given":"Daniele"},{"family":"Vojinovic","given":"Dina"},{"family":"Upmeier zu Belzen","given":"Julius"},{"family":"Loock","given":"Lukas"},{"family":"Kittner","given":"Paul"},{"family":"Christmann","given":"Lara"},{"family":"Hollmann","given":"Noah"},{"family":"Strangalies","given":"Henrik"},{"family":"Braunger","given":"Jana M."},{"family":"Wild","given":"Benjamin"},{"family":"Chiesa","given":"Scott T."},{"family":"Spranger","given":"Joachim"},{"family":"Klostermann","given":"Fabian"},{"family":"Akker","given":"Erik B.","non-dropping-particle":"van den"},{"family":"Trompet","given":"Stella"},{"family":"Mooijaart","given":"Simon P."},{"family":"Sattar","given":"Naveed"},{"family":"Jukema","given":"J. Wouter"},{"family":"Lavrijssen","given":"Birgit"},{"family":"Kavousi","given":"Maryam"},{"family":"Ghanbari","given":"Mohsen"},{"family":"Ikram","given":"Mohammad A."},{"family":"Slagboom","given":"Eline"},{"family":"Kivimaki","given":"Mika"},{"family":"Langenberg","given":"Claudia"},{"family":"Deanfield","given":"John"},{"family":"Eils","given":"Roland"},{"family":"Landmesser","given":"Ulf"}],"issued":{"date-parts":[["2022",9,22]]}}}],"schema":"https://github.com/citation-style-language/schema/raw/master/csl-citation.json"} </w:instrText>
      </w:r>
      <w:r w:rsidR="002F35C8">
        <w:rPr>
          <w:rFonts w:ascii="Times New Roman" w:hAnsi="Times New Roman" w:cs="Times New Roman"/>
          <w:sz w:val="24"/>
          <w:szCs w:val="24"/>
        </w:rPr>
        <w:fldChar w:fldCharType="separate"/>
      </w:r>
      <w:r w:rsidR="00CD0310" w:rsidRPr="00CD0310">
        <w:rPr>
          <w:rFonts w:ascii="Times New Roman" w:hAnsi="Times New Roman" w:cs="Times New Roman"/>
          <w:sz w:val="24"/>
          <w:szCs w:val="24"/>
          <w:vertAlign w:val="superscript"/>
        </w:rPr>
        <w:t>6</w:t>
      </w:r>
      <w:r w:rsidR="002F35C8">
        <w:rPr>
          <w:rFonts w:ascii="Times New Roman" w:hAnsi="Times New Roman" w:cs="Times New Roman"/>
          <w:sz w:val="24"/>
          <w:szCs w:val="24"/>
        </w:rPr>
        <w:fldChar w:fldCharType="end"/>
      </w:r>
      <w:r>
        <w:rPr>
          <w:rFonts w:ascii="Times New Roman" w:hAnsi="Times New Roman" w:cs="Times New Roman"/>
          <w:sz w:val="24"/>
          <w:szCs w:val="24"/>
        </w:rPr>
        <w:t xml:space="preserve"> and represent a comprehensive set of measures that are theoretically possible to generate in clinical settings (although generation of all biomarkers is not typically done as part of clinical practice, as disease-specific biomarkers will often be tested</w:t>
      </w:r>
      <w:r w:rsidR="002F35C8">
        <w:rPr>
          <w:rFonts w:ascii="Times New Roman" w:hAnsi="Times New Roman" w:cs="Times New Roman"/>
          <w:sz w:val="24"/>
          <w:szCs w:val="24"/>
        </w:rPr>
        <w:t xml:space="preserve"> in specific circumstances as isolated tests</w:t>
      </w:r>
      <w:r>
        <w:rPr>
          <w:rFonts w:ascii="Times New Roman" w:hAnsi="Times New Roman" w:cs="Times New Roman"/>
          <w:sz w:val="24"/>
          <w:szCs w:val="24"/>
        </w:rPr>
        <w:t xml:space="preserve">). </w:t>
      </w:r>
      <w:r w:rsidR="002F35C8">
        <w:rPr>
          <w:rFonts w:ascii="Times New Roman" w:hAnsi="Times New Roman" w:cs="Times New Roman"/>
          <w:sz w:val="24"/>
          <w:szCs w:val="24"/>
        </w:rPr>
        <w:t>When the 24 variables were considered ac</w:t>
      </w:r>
      <w:r w:rsidR="00DD1125">
        <w:rPr>
          <w:rFonts w:ascii="Times New Roman" w:hAnsi="Times New Roman" w:cs="Times New Roman"/>
          <w:sz w:val="24"/>
          <w:szCs w:val="24"/>
        </w:rPr>
        <w:t>ross the 47,600 individuals, 4,163</w:t>
      </w:r>
      <w:r w:rsidR="002F35C8">
        <w:rPr>
          <w:rFonts w:ascii="Times New Roman" w:hAnsi="Times New Roman" w:cs="Times New Roman"/>
          <w:sz w:val="24"/>
          <w:szCs w:val="24"/>
        </w:rPr>
        <w:t xml:space="preserve"> individuals were identified that had &gt;10% missingness and were excluded. In the remaining </w:t>
      </w:r>
      <w:r w:rsidR="00DD1125">
        <w:rPr>
          <w:rFonts w:ascii="Times New Roman" w:hAnsi="Times New Roman" w:cs="Times New Roman"/>
          <w:sz w:val="24"/>
          <w:szCs w:val="24"/>
        </w:rPr>
        <w:t>43,437</w:t>
      </w:r>
      <w:r w:rsidR="002F35C8">
        <w:rPr>
          <w:rFonts w:ascii="Times New Roman" w:hAnsi="Times New Roman" w:cs="Times New Roman"/>
          <w:sz w:val="24"/>
          <w:szCs w:val="24"/>
        </w:rPr>
        <w:t xml:space="preserve"> individuals, </w:t>
      </w:r>
      <w:r w:rsidR="00DD1125">
        <w:rPr>
          <w:rFonts w:ascii="Times New Roman" w:hAnsi="Times New Roman" w:cs="Times New Roman"/>
          <w:sz w:val="24"/>
          <w:szCs w:val="24"/>
        </w:rPr>
        <w:t>none of the</w:t>
      </w:r>
      <w:r w:rsidR="002F35C8">
        <w:rPr>
          <w:rFonts w:ascii="Times New Roman" w:hAnsi="Times New Roman" w:cs="Times New Roman"/>
          <w:sz w:val="24"/>
          <w:szCs w:val="24"/>
        </w:rPr>
        <w:t xml:space="preserve"> covariates had &gt;10% missingness</w:t>
      </w:r>
      <w:r w:rsidR="00DD1125">
        <w:rPr>
          <w:rFonts w:ascii="Times New Roman" w:hAnsi="Times New Roman" w:cs="Times New Roman"/>
          <w:sz w:val="24"/>
          <w:szCs w:val="24"/>
        </w:rPr>
        <w:t xml:space="preserve"> and were therefore all retained. A</w:t>
      </w:r>
      <w:r w:rsidR="002F35C8">
        <w:rPr>
          <w:rFonts w:ascii="Times New Roman" w:hAnsi="Times New Roman" w:cs="Times New Roman"/>
          <w:sz w:val="24"/>
          <w:szCs w:val="24"/>
        </w:rPr>
        <w:t>ge, sex, six lifestyle cova</w:t>
      </w:r>
      <w:r w:rsidR="00DD1125">
        <w:rPr>
          <w:rFonts w:ascii="Times New Roman" w:hAnsi="Times New Roman" w:cs="Times New Roman"/>
          <w:sz w:val="24"/>
          <w:szCs w:val="24"/>
        </w:rPr>
        <w:t>riates and an extended set of 18</w:t>
      </w:r>
      <w:r w:rsidR="002F35C8">
        <w:rPr>
          <w:rFonts w:ascii="Times New Roman" w:hAnsi="Times New Roman" w:cs="Times New Roman"/>
          <w:sz w:val="24"/>
          <w:szCs w:val="24"/>
        </w:rPr>
        <w:t xml:space="preserve"> covariates were taken forward for </w:t>
      </w:r>
      <w:proofErr w:type="spellStart"/>
      <w:r w:rsidR="002F35C8">
        <w:rPr>
          <w:rFonts w:ascii="Times New Roman" w:hAnsi="Times New Roman" w:cs="Times New Roman"/>
          <w:sz w:val="24"/>
          <w:szCs w:val="24"/>
        </w:rPr>
        <w:t>ProteinScore</w:t>
      </w:r>
      <w:proofErr w:type="spellEnd"/>
      <w:r w:rsidR="002F35C8">
        <w:rPr>
          <w:rFonts w:ascii="Times New Roman" w:hAnsi="Times New Roman" w:cs="Times New Roman"/>
          <w:sz w:val="24"/>
          <w:szCs w:val="24"/>
        </w:rPr>
        <w:t xml:space="preserve"> testing. Missing covariate information for continuous traits was imputed through </w:t>
      </w:r>
      <w:proofErr w:type="spellStart"/>
      <w:r w:rsidR="002F35C8">
        <w:rPr>
          <w:rFonts w:ascii="Times New Roman" w:hAnsi="Times New Roman" w:cs="Times New Roman"/>
          <w:sz w:val="24"/>
          <w:szCs w:val="24"/>
        </w:rPr>
        <w:t>knn</w:t>
      </w:r>
      <w:proofErr w:type="spellEnd"/>
      <w:r w:rsidR="002F35C8">
        <w:rPr>
          <w:rFonts w:ascii="Times New Roman" w:hAnsi="Times New Roman" w:cs="Times New Roman"/>
          <w:sz w:val="24"/>
          <w:szCs w:val="24"/>
        </w:rPr>
        <w:t xml:space="preserve"> imputation and </w:t>
      </w:r>
      <w:r w:rsidR="00DD1125">
        <w:rPr>
          <w:rFonts w:ascii="Times New Roman" w:hAnsi="Times New Roman" w:cs="Times New Roman"/>
          <w:sz w:val="24"/>
          <w:szCs w:val="24"/>
        </w:rPr>
        <w:t xml:space="preserve">these variables were </w:t>
      </w:r>
      <w:r w:rsidR="002F35C8">
        <w:rPr>
          <w:rFonts w:ascii="Times New Roman" w:hAnsi="Times New Roman" w:cs="Times New Roman"/>
          <w:sz w:val="24"/>
          <w:szCs w:val="24"/>
        </w:rPr>
        <w:t>log transformed, whereas categorical and binary variables were imp</w:t>
      </w:r>
      <w:r w:rsidR="00DD1125">
        <w:rPr>
          <w:rFonts w:ascii="Times New Roman" w:hAnsi="Times New Roman" w:cs="Times New Roman"/>
          <w:sz w:val="24"/>
          <w:szCs w:val="24"/>
        </w:rPr>
        <w:t>uted through median imputation.</w:t>
      </w:r>
    </w:p>
    <w:p w14:paraId="2DA8F67E" w14:textId="7673294A" w:rsidR="002F35C8" w:rsidRPr="00E3382F" w:rsidRDefault="00E3382F" w:rsidP="00136620">
      <w:pPr>
        <w:spacing w:after="240" w:line="480" w:lineRule="auto"/>
        <w:jc w:val="both"/>
        <w:rPr>
          <w:rFonts w:ascii="Times New Roman" w:hAnsi="Times New Roman" w:cs="Times New Roman"/>
          <w:b/>
          <w:sz w:val="24"/>
          <w:szCs w:val="24"/>
        </w:rPr>
      </w:pPr>
      <w:r w:rsidRPr="00E3382F">
        <w:rPr>
          <w:rFonts w:ascii="Times New Roman" w:hAnsi="Times New Roman" w:cs="Times New Roman"/>
          <w:b/>
          <w:sz w:val="24"/>
          <w:szCs w:val="24"/>
        </w:rPr>
        <w:t xml:space="preserve">Metabolomics in the UK Biobank </w:t>
      </w:r>
    </w:p>
    <w:p w14:paraId="3B03EAED" w14:textId="5A809977" w:rsidR="00E3382F" w:rsidRDefault="00E3382F" w:rsidP="00A03FDB">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Metabolomic</w:t>
      </w:r>
      <w:r w:rsidR="007241EC">
        <w:rPr>
          <w:rFonts w:ascii="Times New Roman" w:hAnsi="Times New Roman" w:cs="Times New Roman"/>
          <w:sz w:val="24"/>
          <w:szCs w:val="24"/>
        </w:rPr>
        <w:t>s data were available for 12,059</w:t>
      </w:r>
      <w:r>
        <w:rPr>
          <w:rFonts w:ascii="Times New Roman" w:hAnsi="Times New Roman" w:cs="Times New Roman"/>
          <w:sz w:val="24"/>
          <w:szCs w:val="24"/>
        </w:rPr>
        <w:t xml:space="preserve"> individuals from the population of 47,600 that had proteomic measures available. </w:t>
      </w:r>
      <w:r w:rsidR="0033222C">
        <w:rPr>
          <w:rFonts w:ascii="Times New Roman" w:hAnsi="Times New Roman" w:cs="Times New Roman"/>
          <w:sz w:val="24"/>
          <w:szCs w:val="24"/>
        </w:rPr>
        <w:t xml:space="preserve">The NMR assay includes measurement of 168 metabolites and 81 ratios between different combinations of the 168 metabolites; all measures were considered as potentially-informative features for the </w:t>
      </w:r>
      <w:proofErr w:type="spellStart"/>
      <w:r w:rsidR="0033222C">
        <w:rPr>
          <w:rFonts w:ascii="Times New Roman" w:hAnsi="Times New Roman" w:cs="Times New Roman"/>
          <w:sz w:val="24"/>
          <w:szCs w:val="24"/>
        </w:rPr>
        <w:t>MetaboScore</w:t>
      </w:r>
      <w:proofErr w:type="spellEnd"/>
      <w:r w:rsidR="0033222C">
        <w:rPr>
          <w:rFonts w:ascii="Times New Roman" w:hAnsi="Times New Roman" w:cs="Times New Roman"/>
          <w:sz w:val="24"/>
          <w:szCs w:val="24"/>
        </w:rPr>
        <w:t xml:space="preserve">. </w:t>
      </w:r>
      <w:r>
        <w:rPr>
          <w:rFonts w:ascii="Times New Roman" w:hAnsi="Times New Roman" w:cs="Times New Roman"/>
          <w:sz w:val="24"/>
          <w:szCs w:val="24"/>
        </w:rPr>
        <w:t>Metabolomics data were assessed using the same imputati</w:t>
      </w:r>
      <w:r w:rsidR="007241EC">
        <w:rPr>
          <w:rFonts w:ascii="Times New Roman" w:hAnsi="Times New Roman" w:cs="Times New Roman"/>
          <w:sz w:val="24"/>
          <w:szCs w:val="24"/>
        </w:rPr>
        <w:t xml:space="preserve">on pipeline as the protein data; nine </w:t>
      </w:r>
      <w:r>
        <w:rPr>
          <w:rFonts w:ascii="Times New Roman" w:hAnsi="Times New Roman" w:cs="Times New Roman"/>
          <w:sz w:val="24"/>
          <w:szCs w:val="24"/>
        </w:rPr>
        <w:t xml:space="preserve">individuals that had &gt;10% missingness in </w:t>
      </w:r>
      <w:r w:rsidR="0033222C">
        <w:rPr>
          <w:rFonts w:ascii="Times New Roman" w:hAnsi="Times New Roman" w:cs="Times New Roman"/>
          <w:sz w:val="24"/>
          <w:szCs w:val="24"/>
        </w:rPr>
        <w:t xml:space="preserve">the 249 </w:t>
      </w:r>
      <w:r>
        <w:rPr>
          <w:rFonts w:ascii="Times New Roman" w:hAnsi="Times New Roman" w:cs="Times New Roman"/>
          <w:sz w:val="24"/>
          <w:szCs w:val="24"/>
        </w:rPr>
        <w:t>metabolomic measures</w:t>
      </w:r>
      <w:r w:rsidR="007241EC">
        <w:rPr>
          <w:rFonts w:ascii="Times New Roman" w:hAnsi="Times New Roman" w:cs="Times New Roman"/>
          <w:sz w:val="24"/>
          <w:szCs w:val="24"/>
        </w:rPr>
        <w:t xml:space="preserve"> were excluded. In the remaining population of 12</w:t>
      </w:r>
      <w:r w:rsidR="001F0434">
        <w:rPr>
          <w:rFonts w:ascii="Times New Roman" w:hAnsi="Times New Roman" w:cs="Times New Roman"/>
          <w:sz w:val="24"/>
          <w:szCs w:val="24"/>
        </w:rPr>
        <w:t>,</w:t>
      </w:r>
      <w:r w:rsidR="007241EC">
        <w:rPr>
          <w:rFonts w:ascii="Times New Roman" w:hAnsi="Times New Roman" w:cs="Times New Roman"/>
          <w:sz w:val="24"/>
          <w:szCs w:val="24"/>
        </w:rPr>
        <w:t>050 individuals, no metabolomic measures had &lt;10% missingness and non</w:t>
      </w:r>
      <w:r w:rsidR="000E52C7">
        <w:rPr>
          <w:rFonts w:ascii="Times New Roman" w:hAnsi="Times New Roman" w:cs="Times New Roman"/>
          <w:sz w:val="24"/>
          <w:szCs w:val="24"/>
        </w:rPr>
        <w:t>e</w:t>
      </w:r>
      <w:r w:rsidR="007241EC">
        <w:rPr>
          <w:rFonts w:ascii="Times New Roman" w:hAnsi="Times New Roman" w:cs="Times New Roman"/>
          <w:sz w:val="24"/>
          <w:szCs w:val="24"/>
        </w:rPr>
        <w:t xml:space="preserve"> were therefore excluded. The dataset was imputed via</w:t>
      </w:r>
      <w:r>
        <w:rPr>
          <w:rFonts w:ascii="Times New Roman" w:hAnsi="Times New Roman" w:cs="Times New Roman"/>
          <w:sz w:val="24"/>
          <w:szCs w:val="24"/>
        </w:rPr>
        <w:t xml:space="preserve"> </w:t>
      </w:r>
      <w:proofErr w:type="spellStart"/>
      <w:r>
        <w:rPr>
          <w:rFonts w:ascii="Times New Roman" w:hAnsi="Times New Roman" w:cs="Times New Roman"/>
          <w:sz w:val="24"/>
          <w:szCs w:val="24"/>
        </w:rPr>
        <w:t>knn</w:t>
      </w:r>
      <w:proofErr w:type="spellEnd"/>
      <w:r>
        <w:rPr>
          <w:rFonts w:ascii="Times New Roman" w:hAnsi="Times New Roman" w:cs="Times New Roman"/>
          <w:sz w:val="24"/>
          <w:szCs w:val="24"/>
        </w:rPr>
        <w:t xml:space="preserve"> imputation (</w:t>
      </w:r>
      <w:r w:rsidRPr="00E3382F">
        <w:rPr>
          <w:rFonts w:ascii="Times New Roman" w:hAnsi="Times New Roman" w:cs="Times New Roman"/>
          <w:i/>
          <w:sz w:val="24"/>
          <w:szCs w:val="24"/>
        </w:rPr>
        <w:t>k</w:t>
      </w:r>
      <w:r>
        <w:rPr>
          <w:rFonts w:ascii="Times New Roman" w:hAnsi="Times New Roman" w:cs="Times New Roman"/>
          <w:sz w:val="24"/>
          <w:szCs w:val="24"/>
        </w:rPr>
        <w:t xml:space="preserve">=10). </w:t>
      </w:r>
      <w:r w:rsidR="00EC558E">
        <w:rPr>
          <w:rFonts w:ascii="Times New Roman" w:hAnsi="Times New Roman" w:cs="Times New Roman"/>
          <w:sz w:val="24"/>
          <w:szCs w:val="24"/>
        </w:rPr>
        <w:t>Metabolomic</w:t>
      </w:r>
      <w:r w:rsidR="0033222C">
        <w:rPr>
          <w:rFonts w:ascii="Times New Roman" w:hAnsi="Times New Roman" w:cs="Times New Roman"/>
          <w:sz w:val="24"/>
          <w:szCs w:val="24"/>
        </w:rPr>
        <w:t xml:space="preserve"> measure</w:t>
      </w:r>
      <w:r w:rsidR="00EC558E">
        <w:rPr>
          <w:rFonts w:ascii="Times New Roman" w:hAnsi="Times New Roman" w:cs="Times New Roman"/>
          <w:sz w:val="24"/>
          <w:szCs w:val="24"/>
        </w:rPr>
        <w:t xml:space="preserve"> names were extracted in concordance with those set by the </w:t>
      </w:r>
      <w:proofErr w:type="spellStart"/>
      <w:r w:rsidR="00EC558E">
        <w:rPr>
          <w:rFonts w:ascii="Times New Roman" w:hAnsi="Times New Roman" w:cs="Times New Roman"/>
          <w:sz w:val="24"/>
          <w:szCs w:val="24"/>
        </w:rPr>
        <w:t>ukbnmr</w:t>
      </w:r>
      <w:proofErr w:type="spellEnd"/>
      <w:r w:rsidR="00EC558E">
        <w:rPr>
          <w:rFonts w:ascii="Times New Roman" w:hAnsi="Times New Roman" w:cs="Times New Roman"/>
          <w:sz w:val="24"/>
          <w:szCs w:val="24"/>
        </w:rPr>
        <w:t xml:space="preserve"> R package (Version 1.5)</w:t>
      </w:r>
      <w:r w:rsidR="00D90192">
        <w:rPr>
          <w:rFonts w:ascii="Times New Roman" w:hAnsi="Times New Roman" w:cs="Times New Roman"/>
          <w:sz w:val="24"/>
          <w:szCs w:val="24"/>
        </w:rPr>
        <w:t xml:space="preserve"> </w:t>
      </w:r>
      <w:r w:rsidR="00AA7EBC">
        <w:rPr>
          <w:rFonts w:ascii="Times New Roman" w:hAnsi="Times New Roman" w:cs="Times New Roman"/>
          <w:sz w:val="24"/>
          <w:szCs w:val="24"/>
        </w:rPr>
        <w:fldChar w:fldCharType="begin"/>
      </w:r>
      <w:r w:rsidR="00AA7EBC">
        <w:rPr>
          <w:rFonts w:ascii="Times New Roman" w:hAnsi="Times New Roman" w:cs="Times New Roman"/>
          <w:sz w:val="24"/>
          <w:szCs w:val="24"/>
        </w:rPr>
        <w:instrText xml:space="preserve"> ADDIN ZOTERO_ITEM CSL_CITATION {"citationID":"lvZto6RZ","properties":{"formattedCitation":"\\super 7\\nosupersub{}","plainCitation":"7","noteIndex":0},"citationItems":[{"id":2039,"uris":["http://zotero.org/users/9953226/items/U8JLISR7"],"itemData":{"id":2039,"type":"article-journal","container-title":"Scientific Data","issue":"64","title":"Quality control and removal of technical variation of NMR metabolic biomarker data in ~120,000 UK Biobank participants | Scientific Data","URL":"https://www.nature.com/articles/s41597-023-01949-y","volume":"10","author":[{"family":"Ritchie, S.C., Surendran, P., Karthikeyan, S. et al.","given":""}],"accessed":{"date-parts":[["2023",8,4]]},"issued":{"date-parts":[["2023"]]}}}],"schema":"https://github.com/citation-style-language/schema/raw/master/csl-citation.json"} </w:instrText>
      </w:r>
      <w:r w:rsidR="00AA7EBC">
        <w:rPr>
          <w:rFonts w:ascii="Times New Roman" w:hAnsi="Times New Roman" w:cs="Times New Roman"/>
          <w:sz w:val="24"/>
          <w:szCs w:val="24"/>
        </w:rPr>
        <w:fldChar w:fldCharType="separate"/>
      </w:r>
      <w:r w:rsidR="00AA7EBC" w:rsidRPr="00AA7EBC">
        <w:rPr>
          <w:rFonts w:ascii="Times New Roman" w:hAnsi="Times New Roman" w:cs="Times New Roman"/>
          <w:sz w:val="24"/>
          <w:szCs w:val="24"/>
          <w:vertAlign w:val="superscript"/>
        </w:rPr>
        <w:t>7</w:t>
      </w:r>
      <w:r w:rsidR="00AA7EBC">
        <w:rPr>
          <w:rFonts w:ascii="Times New Roman" w:hAnsi="Times New Roman" w:cs="Times New Roman"/>
          <w:sz w:val="24"/>
          <w:szCs w:val="24"/>
        </w:rPr>
        <w:fldChar w:fldCharType="end"/>
      </w:r>
      <w:r w:rsidR="00EC558E">
        <w:rPr>
          <w:rFonts w:ascii="Times New Roman" w:hAnsi="Times New Roman" w:cs="Times New Roman"/>
          <w:sz w:val="24"/>
          <w:szCs w:val="24"/>
        </w:rPr>
        <w:t xml:space="preserve">. Metabolomic data were rank-base inverse normalised and scaled to have a mean of 0 and standard deviation of 1 in the set population subsets used for training and testing (the same approach that was taken to produce the </w:t>
      </w:r>
      <w:proofErr w:type="spellStart"/>
      <w:r w:rsidR="00EC558E">
        <w:rPr>
          <w:rFonts w:ascii="Times New Roman" w:hAnsi="Times New Roman" w:cs="Times New Roman"/>
          <w:sz w:val="24"/>
          <w:szCs w:val="24"/>
        </w:rPr>
        <w:t>ProteinScore</w:t>
      </w:r>
      <w:proofErr w:type="spellEnd"/>
      <w:r w:rsidR="00EC558E">
        <w:rPr>
          <w:rFonts w:ascii="Times New Roman" w:hAnsi="Times New Roman" w:cs="Times New Roman"/>
          <w:sz w:val="24"/>
          <w:szCs w:val="24"/>
        </w:rPr>
        <w:t xml:space="preserve"> in this population for comparison).</w:t>
      </w:r>
    </w:p>
    <w:p w14:paraId="2BBEFD09" w14:textId="7443A654" w:rsidR="00A03FDB" w:rsidRDefault="00A03FDB" w:rsidP="00A03FDB">
      <w:pPr>
        <w:spacing w:after="240" w:line="48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Supplementary Results</w:t>
      </w:r>
    </w:p>
    <w:p w14:paraId="58FE0807" w14:textId="77777777" w:rsidR="00A03FDB" w:rsidRDefault="00A03FDB" w:rsidP="00A03FDB">
      <w:pPr>
        <w:spacing w:after="240" w:line="480" w:lineRule="auto"/>
        <w:jc w:val="both"/>
        <w:rPr>
          <w:rFonts w:ascii="Times New Roman" w:hAnsi="Times New Roman" w:cs="Times New Roman"/>
          <w:b/>
          <w:sz w:val="24"/>
          <w:szCs w:val="24"/>
        </w:rPr>
      </w:pPr>
      <w:r w:rsidRPr="00CE455E">
        <w:rPr>
          <w:rFonts w:ascii="Times New Roman" w:hAnsi="Times New Roman" w:cs="Times New Roman"/>
          <w:b/>
          <w:sz w:val="24"/>
          <w:szCs w:val="24"/>
        </w:rPr>
        <w:t>Multimorbidity status individual protein markers</w:t>
      </w:r>
    </w:p>
    <w:p w14:paraId="2486D281" w14:textId="2E9F0349" w:rsidR="00A03FDB" w:rsidRPr="002F7369" w:rsidRDefault="00A03FDB" w:rsidP="00A03FDB">
      <w:pPr>
        <w:spacing w:after="240" w:line="480" w:lineRule="auto"/>
        <w:jc w:val="both"/>
        <w:rPr>
          <w:rFonts w:ascii="Times New Roman" w:hAnsi="Times New Roman" w:cs="Times New Roman"/>
          <w:sz w:val="24"/>
          <w:szCs w:val="24"/>
        </w:rPr>
      </w:pPr>
      <w:r w:rsidRPr="002F7369">
        <w:rPr>
          <w:rFonts w:ascii="Times New Roman" w:hAnsi="Times New Roman" w:cs="Times New Roman"/>
          <w:sz w:val="24"/>
          <w:szCs w:val="24"/>
        </w:rPr>
        <w:t>In logistic regression models run between the 1,468 protein analytes and multimorbidity status (a binary trait defined as individuals that had three or more diagnoses of the 23 diseases over the 16-year follow-up period), 720 associations had P &lt; 3.1x10</w:t>
      </w:r>
      <w:r w:rsidRPr="002F7369">
        <w:rPr>
          <w:rFonts w:ascii="Times New Roman" w:hAnsi="Times New Roman" w:cs="Times New Roman"/>
          <w:sz w:val="24"/>
          <w:szCs w:val="24"/>
          <w:vertAlign w:val="superscript"/>
        </w:rPr>
        <w:t>-6</w:t>
      </w:r>
      <w:r w:rsidRPr="002F7369">
        <w:rPr>
          <w:rFonts w:ascii="Times New Roman" w:hAnsi="Times New Roman" w:cs="Times New Roman"/>
          <w:sz w:val="24"/>
          <w:szCs w:val="24"/>
        </w:rPr>
        <w:t>. All 54 proteins that were associated with eight or more morbidities in the Cox PH associations were present in the multimorbidity status associations. GDF15, TNFRSF10B, WFDC2 and PLAUR had both the largest absolute effect sizes and smallest p-values, which was consistent with their position as top markers of multimorbidity in the individual Cox PH associations</w:t>
      </w:r>
      <w:r w:rsidR="002F7369" w:rsidRPr="002F7369">
        <w:rPr>
          <w:rFonts w:ascii="Times New Roman" w:hAnsi="Times New Roman" w:cs="Times New Roman"/>
          <w:sz w:val="24"/>
          <w:szCs w:val="24"/>
        </w:rPr>
        <w:t>.</w:t>
      </w:r>
    </w:p>
    <w:p w14:paraId="63467029" w14:textId="77777777" w:rsidR="00A03FDB" w:rsidRPr="00CE455E" w:rsidRDefault="00A03FDB" w:rsidP="00A03FDB">
      <w:pPr>
        <w:spacing w:after="240" w:line="480" w:lineRule="auto"/>
        <w:jc w:val="both"/>
        <w:rPr>
          <w:rFonts w:ascii="Times New Roman" w:hAnsi="Times New Roman" w:cs="Times New Roman"/>
          <w:b/>
          <w:sz w:val="24"/>
          <w:szCs w:val="24"/>
        </w:rPr>
      </w:pPr>
      <w:r w:rsidRPr="00CE455E">
        <w:rPr>
          <w:rFonts w:ascii="Times New Roman" w:hAnsi="Times New Roman" w:cs="Times New Roman"/>
          <w:b/>
          <w:sz w:val="24"/>
          <w:szCs w:val="24"/>
        </w:rPr>
        <w:t>Cox PH sensitivi</w:t>
      </w:r>
      <w:r>
        <w:rPr>
          <w:rFonts w:ascii="Times New Roman" w:hAnsi="Times New Roman" w:cs="Times New Roman"/>
          <w:b/>
          <w:sz w:val="24"/>
          <w:szCs w:val="24"/>
        </w:rPr>
        <w:t>ty by successive yearly intervals</w:t>
      </w:r>
    </w:p>
    <w:p w14:paraId="2049B1CF" w14:textId="0F2FB77F" w:rsidR="00A03FDB" w:rsidRDefault="00A03FDB" w:rsidP="00A03FDB">
      <w:pPr>
        <w:spacing w:after="240" w:line="480" w:lineRule="auto"/>
        <w:jc w:val="both"/>
        <w:rPr>
          <w:rFonts w:ascii="Times New Roman" w:hAnsi="Times New Roman" w:cs="Times New Roman"/>
          <w:sz w:val="24"/>
          <w:szCs w:val="24"/>
          <w:highlight w:val="yellow"/>
        </w:rPr>
      </w:pPr>
      <w:r w:rsidRPr="002F7369">
        <w:rPr>
          <w:rFonts w:ascii="Times New Roman" w:hAnsi="Times New Roman" w:cs="Times New Roman"/>
          <w:sz w:val="24"/>
          <w:szCs w:val="24"/>
        </w:rPr>
        <w:lastRenderedPageBreak/>
        <w:t>Understanding whether protein-disease associations are stronger in the near-term of case follow-up is of interest when considering the clinical use-case for biomarkers. Modelling near-term versus long-term case follow-up is also important to understand the confidence that can be ascribed to associations failing the Cox PH assumption (Schoenfeld residual test P &lt; 0.05). Therefore, each of the 35,232 fully-adjusted Cox PH associations were run over successive yearly intervals of case follow-up. Of the 684 failures in the local (protein) Cox PH assumption observed in the 1</w:t>
      </w:r>
      <w:r w:rsidR="002F7369">
        <w:rPr>
          <w:rFonts w:ascii="Times New Roman" w:hAnsi="Times New Roman" w:cs="Times New Roman"/>
          <w:sz w:val="24"/>
          <w:szCs w:val="24"/>
        </w:rPr>
        <w:t>5</w:t>
      </w:r>
      <w:r w:rsidRPr="002F7369">
        <w:rPr>
          <w:rFonts w:ascii="Times New Roman" w:hAnsi="Times New Roman" w:cs="Times New Roman"/>
          <w:sz w:val="24"/>
          <w:szCs w:val="24"/>
        </w:rPr>
        <w:t xml:space="preserve">-year follow-up </w:t>
      </w:r>
      <w:r w:rsidRPr="00B272CB">
        <w:rPr>
          <w:rFonts w:ascii="Times New Roman" w:hAnsi="Times New Roman" w:cs="Times New Roman"/>
          <w:sz w:val="24"/>
          <w:szCs w:val="24"/>
        </w:rPr>
        <w:t>analyses, 665 and 410 were observed in the 10-year and 5-year onset analyses. Relatively minor deviations in magnitude of effect size were observed for these associations by year of follow-up.</w:t>
      </w:r>
    </w:p>
    <w:p w14:paraId="46370EAB" w14:textId="77777777" w:rsidR="00A03FDB" w:rsidRPr="00285E2F" w:rsidRDefault="00A03FDB" w:rsidP="00A03FDB">
      <w:pPr>
        <w:spacing w:after="240" w:line="480" w:lineRule="auto"/>
        <w:jc w:val="both"/>
        <w:rPr>
          <w:rFonts w:ascii="Times New Roman" w:hAnsi="Times New Roman" w:cs="Times New Roman"/>
          <w:b/>
          <w:sz w:val="24"/>
          <w:szCs w:val="24"/>
        </w:rPr>
      </w:pPr>
      <w:bookmarkStart w:id="1" w:name="_Hlk159159944"/>
      <w:r w:rsidRPr="00285E2F">
        <w:rPr>
          <w:rFonts w:ascii="Times New Roman" w:hAnsi="Times New Roman" w:cs="Times New Roman"/>
          <w:b/>
          <w:sz w:val="24"/>
          <w:szCs w:val="24"/>
        </w:rPr>
        <w:t>Cox PH medication sensitivity for ischaemic heart disease</w:t>
      </w:r>
    </w:p>
    <w:p w14:paraId="325D5F60" w14:textId="2F036FA1" w:rsidR="00847364" w:rsidRDefault="00A03FDB" w:rsidP="00377DB4">
      <w:pPr>
        <w:spacing w:after="240" w:line="480" w:lineRule="auto"/>
        <w:jc w:val="both"/>
        <w:rPr>
          <w:ins w:id="2" w:author="Danni Gadd" w:date="2024-02-19T08:08:00Z"/>
          <w:rFonts w:ascii="Times New Roman" w:hAnsi="Times New Roman" w:cs="Times New Roman"/>
          <w:b/>
          <w:bCs/>
          <w:sz w:val="24"/>
          <w:szCs w:val="24"/>
        </w:rPr>
      </w:pPr>
      <w:bookmarkStart w:id="3" w:name="_Hlk159159927"/>
      <w:bookmarkEnd w:id="1"/>
      <w:r w:rsidRPr="00285E2F">
        <w:rPr>
          <w:rFonts w:ascii="Times New Roman" w:hAnsi="Times New Roman" w:cs="Times New Roman"/>
          <w:sz w:val="24"/>
          <w:szCs w:val="24"/>
        </w:rPr>
        <w:t xml:space="preserve">Of 35,073 individuals with medication linkage available, 14,074 reported the use of either statins, </w:t>
      </w:r>
      <w:proofErr w:type="spellStart"/>
      <w:r w:rsidRPr="00285E2F">
        <w:rPr>
          <w:rFonts w:ascii="Times New Roman" w:hAnsi="Times New Roman" w:cs="Times New Roman"/>
          <w:sz w:val="24"/>
          <w:szCs w:val="24"/>
        </w:rPr>
        <w:t>antihyperintensives</w:t>
      </w:r>
      <w:proofErr w:type="spellEnd"/>
      <w:r w:rsidRPr="00285E2F">
        <w:rPr>
          <w:rFonts w:ascii="Times New Roman" w:hAnsi="Times New Roman" w:cs="Times New Roman"/>
          <w:sz w:val="24"/>
          <w:szCs w:val="24"/>
        </w:rPr>
        <w:t>, diuretics, beta blockers, calcium channel blockers or renin-angiotensin system actors at baseline (as defined by ATC criteria). In the subset of 35,073 individuals, 37</w:t>
      </w:r>
      <w:r w:rsidR="00285E2F" w:rsidRPr="00285E2F">
        <w:rPr>
          <w:rFonts w:ascii="Times New Roman" w:hAnsi="Times New Roman" w:cs="Times New Roman"/>
          <w:sz w:val="24"/>
          <w:szCs w:val="24"/>
        </w:rPr>
        <w:t>1</w:t>
      </w:r>
      <w:r w:rsidRPr="00285E2F">
        <w:rPr>
          <w:rFonts w:ascii="Times New Roman" w:hAnsi="Times New Roman" w:cs="Times New Roman"/>
          <w:sz w:val="24"/>
          <w:szCs w:val="24"/>
        </w:rPr>
        <w:t xml:space="preserve"> of the original 40</w:t>
      </w:r>
      <w:r w:rsidR="00285E2F" w:rsidRPr="00285E2F">
        <w:rPr>
          <w:rFonts w:ascii="Times New Roman" w:hAnsi="Times New Roman" w:cs="Times New Roman"/>
          <w:sz w:val="24"/>
          <w:szCs w:val="24"/>
        </w:rPr>
        <w:t>5</w:t>
      </w:r>
      <w:r w:rsidRPr="00285E2F">
        <w:rPr>
          <w:rFonts w:ascii="Times New Roman" w:hAnsi="Times New Roman" w:cs="Times New Roman"/>
          <w:sz w:val="24"/>
          <w:szCs w:val="24"/>
        </w:rPr>
        <w:t xml:space="preserve"> associations (adjusting for age, sex and six lifestyle factors) for ischaemic heart disease had P &lt; 3.1x10</w:t>
      </w:r>
      <w:r w:rsidRPr="00285E2F">
        <w:rPr>
          <w:rFonts w:ascii="Times New Roman" w:hAnsi="Times New Roman" w:cs="Times New Roman"/>
          <w:sz w:val="24"/>
          <w:szCs w:val="24"/>
          <w:vertAlign w:val="superscript"/>
        </w:rPr>
        <w:t>-6</w:t>
      </w:r>
      <w:r w:rsidRPr="00285E2F">
        <w:rPr>
          <w:rFonts w:ascii="Times New Roman" w:hAnsi="Times New Roman" w:cs="Times New Roman"/>
          <w:b/>
          <w:sz w:val="24"/>
          <w:szCs w:val="24"/>
        </w:rPr>
        <w:t xml:space="preserve">. </w:t>
      </w:r>
      <w:bookmarkStart w:id="4" w:name="_Hlk158751950"/>
      <w:r w:rsidRPr="00285E2F">
        <w:rPr>
          <w:rFonts w:ascii="Times New Roman" w:hAnsi="Times New Roman" w:cs="Times New Roman"/>
          <w:sz w:val="24"/>
          <w:szCs w:val="24"/>
        </w:rPr>
        <w:t xml:space="preserve">With further adjustment for blood-pressure lowering medication use, </w:t>
      </w:r>
      <w:ins w:id="5" w:author="Riccardo Marioni" w:date="2024-02-13T21:20:00Z">
        <w:r w:rsidR="0067795A">
          <w:rPr>
            <w:rFonts w:ascii="Times New Roman" w:hAnsi="Times New Roman" w:cs="Times New Roman"/>
            <w:sz w:val="24"/>
            <w:szCs w:val="24"/>
          </w:rPr>
          <w:t>3</w:t>
        </w:r>
      </w:ins>
      <w:r w:rsidRPr="00285E2F">
        <w:rPr>
          <w:rFonts w:ascii="Times New Roman" w:hAnsi="Times New Roman" w:cs="Times New Roman"/>
          <w:sz w:val="24"/>
          <w:szCs w:val="24"/>
        </w:rPr>
        <w:t>3</w:t>
      </w:r>
      <w:del w:id="6" w:author="Riccardo Marioni" w:date="2024-02-13T21:20:00Z">
        <w:r w:rsidR="00285E2F" w:rsidRPr="00285E2F" w:rsidDel="0067795A">
          <w:rPr>
            <w:rFonts w:ascii="Times New Roman" w:hAnsi="Times New Roman" w:cs="Times New Roman"/>
            <w:sz w:val="24"/>
            <w:szCs w:val="24"/>
          </w:rPr>
          <w:delText>5</w:delText>
        </w:r>
      </w:del>
      <w:ins w:id="7" w:author="Riccardo Marioni" w:date="2024-02-13T21:20:00Z">
        <w:r w:rsidR="0067795A">
          <w:rPr>
            <w:rFonts w:ascii="Times New Roman" w:hAnsi="Times New Roman" w:cs="Times New Roman"/>
            <w:sz w:val="24"/>
            <w:szCs w:val="24"/>
          </w:rPr>
          <w:t>6</w:t>
        </w:r>
      </w:ins>
      <w:r w:rsidRPr="00285E2F">
        <w:rPr>
          <w:rFonts w:ascii="Times New Roman" w:hAnsi="Times New Roman" w:cs="Times New Roman"/>
          <w:sz w:val="24"/>
          <w:szCs w:val="24"/>
        </w:rPr>
        <w:t xml:space="preserve"> </w:t>
      </w:r>
      <w:ins w:id="8" w:author="Riccardo Marioni" w:date="2024-02-13T21:21:00Z">
        <w:r w:rsidR="0067795A">
          <w:rPr>
            <w:rFonts w:ascii="Times New Roman" w:hAnsi="Times New Roman" w:cs="Times New Roman"/>
            <w:sz w:val="24"/>
            <w:szCs w:val="24"/>
          </w:rPr>
          <w:t xml:space="preserve">associations </w:t>
        </w:r>
      </w:ins>
      <w:ins w:id="9" w:author="Riccardo Marioni" w:date="2024-02-13T21:20:00Z">
        <w:r w:rsidR="0067795A">
          <w:rPr>
            <w:rFonts w:ascii="Times New Roman" w:hAnsi="Times New Roman" w:cs="Times New Roman"/>
            <w:sz w:val="24"/>
            <w:szCs w:val="24"/>
          </w:rPr>
          <w:t>had P &lt; 3.1x10</w:t>
        </w:r>
      </w:ins>
      <w:ins w:id="10" w:author="Riccardo Marioni" w:date="2024-02-13T21:21:00Z">
        <w:r w:rsidR="0067795A">
          <w:rPr>
            <w:rFonts w:ascii="Times New Roman" w:hAnsi="Times New Roman" w:cs="Times New Roman"/>
            <w:sz w:val="24"/>
            <w:szCs w:val="24"/>
            <w:vertAlign w:val="superscript"/>
          </w:rPr>
          <w:t>-6</w:t>
        </w:r>
      </w:ins>
      <w:ins w:id="11" w:author="Riccardo Marioni" w:date="2024-02-13T21:20:00Z">
        <w:r w:rsidR="0067795A">
          <w:rPr>
            <w:rFonts w:ascii="Times New Roman" w:hAnsi="Times New Roman" w:cs="Times New Roman"/>
            <w:sz w:val="24"/>
            <w:szCs w:val="24"/>
          </w:rPr>
          <w:t xml:space="preserve"> </w:t>
        </w:r>
      </w:ins>
      <w:del w:id="12" w:author="Riccardo Marioni" w:date="2024-02-13T21:21:00Z">
        <w:r w:rsidRPr="0067795A" w:rsidDel="0067795A">
          <w:rPr>
            <w:rFonts w:ascii="Times New Roman" w:hAnsi="Times New Roman" w:cs="Times New Roman"/>
            <w:sz w:val="24"/>
            <w:szCs w:val="24"/>
            <w:vertAlign w:val="superscript"/>
            <w:rPrChange w:id="13" w:author="Riccardo Marioni" w:date="2024-02-13T21:20:00Z">
              <w:rPr>
                <w:rFonts w:ascii="Times New Roman" w:hAnsi="Times New Roman" w:cs="Times New Roman"/>
                <w:sz w:val="24"/>
                <w:szCs w:val="24"/>
              </w:rPr>
            </w:rPrChange>
          </w:rPr>
          <w:delText>of</w:delText>
        </w:r>
      </w:del>
      <w:r w:rsidRPr="00285E2F">
        <w:rPr>
          <w:rFonts w:ascii="Times New Roman" w:hAnsi="Times New Roman" w:cs="Times New Roman"/>
          <w:sz w:val="24"/>
          <w:szCs w:val="24"/>
        </w:rPr>
        <w:t xml:space="preserve"> </w:t>
      </w:r>
      <w:del w:id="14" w:author="Riccardo Marioni" w:date="2024-02-13T21:21:00Z">
        <w:r w:rsidRPr="00285E2F" w:rsidDel="0067795A">
          <w:rPr>
            <w:rFonts w:ascii="Times New Roman" w:hAnsi="Times New Roman" w:cs="Times New Roman"/>
            <w:sz w:val="24"/>
            <w:szCs w:val="24"/>
          </w:rPr>
          <w:delText xml:space="preserve">these associations were attenuated </w:delText>
        </w:r>
      </w:del>
      <w:ins w:id="15" w:author="Riccardo Marioni" w:date="2024-02-13T21:21:00Z">
        <w:r w:rsidR="0067795A">
          <w:rPr>
            <w:rFonts w:ascii="Times New Roman" w:hAnsi="Times New Roman" w:cs="Times New Roman"/>
            <w:sz w:val="24"/>
            <w:szCs w:val="24"/>
          </w:rPr>
          <w:t>(</w:t>
        </w:r>
      </w:ins>
      <w:r w:rsidR="00285E2F" w:rsidRPr="00285E2F">
        <w:rPr>
          <w:rFonts w:ascii="Times New Roman" w:hAnsi="Times New Roman" w:cs="Times New Roman"/>
          <w:b/>
          <w:bCs/>
          <w:sz w:val="24"/>
          <w:szCs w:val="24"/>
        </w:rPr>
        <w:t>Supplementary Table 10</w:t>
      </w:r>
      <w:ins w:id="16" w:author="Danni Gadd" w:date="2024-02-19T20:20:00Z">
        <w:r w:rsidR="00377DB4">
          <w:rPr>
            <w:rFonts w:ascii="Times New Roman" w:hAnsi="Times New Roman" w:cs="Times New Roman"/>
            <w:b/>
            <w:bCs/>
            <w:sz w:val="24"/>
            <w:szCs w:val="24"/>
          </w:rPr>
          <w:t>).</w:t>
        </w:r>
      </w:ins>
      <w:ins w:id="17" w:author="Riccardo Marioni" w:date="2024-02-13T21:21:00Z">
        <w:del w:id="18" w:author="Danni Gadd" w:date="2024-02-19T20:20:00Z">
          <w:r w:rsidR="0067795A" w:rsidDel="00377DB4">
            <w:rPr>
              <w:rFonts w:ascii="Times New Roman" w:hAnsi="Times New Roman" w:cs="Times New Roman"/>
              <w:b/>
              <w:bCs/>
              <w:sz w:val="24"/>
              <w:szCs w:val="24"/>
            </w:rPr>
            <w:delText>)</w:delText>
          </w:r>
        </w:del>
      </w:ins>
      <w:del w:id="19" w:author="Danni Gadd" w:date="2024-02-19T20:20:00Z">
        <w:r w:rsidR="00285E2F" w:rsidRPr="00285E2F" w:rsidDel="00377DB4">
          <w:rPr>
            <w:rFonts w:ascii="Times New Roman" w:hAnsi="Times New Roman" w:cs="Times New Roman"/>
            <w:sz w:val="24"/>
            <w:szCs w:val="24"/>
          </w:rPr>
          <w:delText xml:space="preserve"> </w:delText>
        </w:r>
        <w:bookmarkEnd w:id="3"/>
        <w:r w:rsidR="00285E2F" w:rsidRPr="00285E2F" w:rsidDel="00377DB4">
          <w:rPr>
            <w:rFonts w:ascii="Times New Roman" w:hAnsi="Times New Roman" w:cs="Times New Roman"/>
            <w:sz w:val="24"/>
            <w:szCs w:val="24"/>
          </w:rPr>
          <w:delText xml:space="preserve">includes </w:delText>
        </w:r>
      </w:del>
      <w:del w:id="20" w:author="Riccardo Marioni" w:date="2024-02-13T21:21:00Z">
        <w:r w:rsidR="00285E2F" w:rsidRPr="00285E2F" w:rsidDel="0067795A">
          <w:rPr>
            <w:rFonts w:ascii="Times New Roman" w:hAnsi="Times New Roman" w:cs="Times New Roman"/>
            <w:sz w:val="24"/>
            <w:szCs w:val="24"/>
          </w:rPr>
          <w:delText xml:space="preserve">a comparison of summary statistics pre- and post-adjustment. </w:delText>
        </w:r>
        <w:r w:rsidRPr="00285E2F" w:rsidDel="0067795A">
          <w:rPr>
            <w:rFonts w:ascii="Times New Roman" w:hAnsi="Times New Roman" w:cs="Times New Roman"/>
            <w:sz w:val="24"/>
            <w:szCs w:val="24"/>
          </w:rPr>
          <w:delText>None of the attenuated associations were present in the top 100 marker associations (ranked by P-value, or effect size). Adjustment for blood-pressure lowering medication tended to reduce the magnitude of the effect estimate generally across the 37</w:delText>
        </w:r>
        <w:r w:rsidR="00285E2F" w:rsidRPr="00285E2F" w:rsidDel="0067795A">
          <w:rPr>
            <w:rFonts w:ascii="Times New Roman" w:hAnsi="Times New Roman" w:cs="Times New Roman"/>
            <w:sz w:val="24"/>
            <w:szCs w:val="24"/>
          </w:rPr>
          <w:delText>1</w:delText>
        </w:r>
        <w:r w:rsidRPr="00285E2F" w:rsidDel="0067795A">
          <w:rPr>
            <w:rFonts w:ascii="Times New Roman" w:hAnsi="Times New Roman" w:cs="Times New Roman"/>
            <w:sz w:val="24"/>
            <w:szCs w:val="24"/>
          </w:rPr>
          <w:delText xml:space="preserve"> a</w:delText>
        </w:r>
      </w:del>
      <w:del w:id="21" w:author="Riccardo Marioni" w:date="2024-02-13T21:22:00Z">
        <w:r w:rsidRPr="00285E2F" w:rsidDel="0067795A">
          <w:rPr>
            <w:rFonts w:ascii="Times New Roman" w:hAnsi="Times New Roman" w:cs="Times New Roman"/>
            <w:sz w:val="24"/>
            <w:szCs w:val="24"/>
          </w:rPr>
          <w:delText>ssociations</w:delText>
        </w:r>
        <w:r w:rsidR="00334332" w:rsidRPr="00285E2F" w:rsidDel="0067795A">
          <w:rPr>
            <w:rFonts w:ascii="Times New Roman" w:hAnsi="Times New Roman" w:cs="Times New Roman"/>
            <w:sz w:val="24"/>
            <w:szCs w:val="24"/>
          </w:rPr>
          <w:delText xml:space="preserve">, which can be observed in </w:delText>
        </w:r>
        <w:r w:rsidR="00334332" w:rsidRPr="00285E2F" w:rsidDel="0067795A">
          <w:rPr>
            <w:rFonts w:ascii="Times New Roman" w:hAnsi="Times New Roman" w:cs="Times New Roman"/>
            <w:b/>
            <w:bCs/>
            <w:sz w:val="24"/>
            <w:szCs w:val="24"/>
          </w:rPr>
          <w:delText xml:space="preserve">Extended Data Fig. </w:delText>
        </w:r>
        <w:r w:rsidR="00285E2F" w:rsidDel="0067795A">
          <w:rPr>
            <w:rFonts w:ascii="Times New Roman" w:hAnsi="Times New Roman" w:cs="Times New Roman"/>
            <w:b/>
            <w:bCs/>
            <w:sz w:val="24"/>
            <w:szCs w:val="24"/>
          </w:rPr>
          <w:delText>3</w:delText>
        </w:r>
        <w:r w:rsidR="00334332" w:rsidRPr="00285E2F" w:rsidDel="0067795A">
          <w:rPr>
            <w:rFonts w:ascii="Times New Roman" w:hAnsi="Times New Roman" w:cs="Times New Roman"/>
            <w:b/>
            <w:bCs/>
            <w:sz w:val="24"/>
            <w:szCs w:val="24"/>
          </w:rPr>
          <w:delText>.</w:delText>
        </w:r>
      </w:del>
      <w:bookmarkEnd w:id="4"/>
    </w:p>
    <w:p w14:paraId="61CF4A5E" w14:textId="49023E2C" w:rsidR="00847364" w:rsidRPr="004A4DC1" w:rsidRDefault="00847364" w:rsidP="00A03FDB">
      <w:pPr>
        <w:spacing w:after="240" w:line="480" w:lineRule="auto"/>
        <w:jc w:val="both"/>
        <w:rPr>
          <w:rFonts w:ascii="Times New Roman" w:hAnsi="Times New Roman" w:cs="Times New Roman"/>
          <w:sz w:val="24"/>
          <w:szCs w:val="24"/>
          <w:highlight w:val="yellow"/>
        </w:rPr>
      </w:pPr>
    </w:p>
    <w:p w14:paraId="4299739D" w14:textId="77777777" w:rsidR="00EE3B12" w:rsidRPr="004A4DC1" w:rsidRDefault="00EE3B12" w:rsidP="007A5316">
      <w:pPr>
        <w:spacing w:after="240" w:line="480" w:lineRule="auto"/>
        <w:jc w:val="both"/>
        <w:rPr>
          <w:rFonts w:ascii="Times New Roman" w:hAnsi="Times New Roman" w:cs="Times New Roman"/>
          <w:b/>
          <w:sz w:val="24"/>
          <w:szCs w:val="24"/>
          <w:u w:val="single"/>
        </w:rPr>
      </w:pPr>
      <w:r w:rsidRPr="004A4DC1">
        <w:rPr>
          <w:rFonts w:ascii="Times New Roman" w:hAnsi="Times New Roman" w:cs="Times New Roman"/>
          <w:b/>
          <w:sz w:val="24"/>
          <w:szCs w:val="24"/>
          <w:u w:val="single"/>
        </w:rPr>
        <w:t>Supplementary references</w:t>
      </w:r>
    </w:p>
    <w:p w14:paraId="5711CD0F" w14:textId="77777777" w:rsidR="00A03FDB" w:rsidRPr="00A03FDB" w:rsidRDefault="00EE3B12" w:rsidP="00A03FDB">
      <w:pPr>
        <w:pStyle w:val="Bibliography"/>
        <w:rPr>
          <w:rFonts w:ascii="Times New Roman" w:hAnsi="Times New Roman" w:cs="Times New Roman"/>
          <w:sz w:val="24"/>
        </w:rPr>
      </w:pPr>
      <w:r>
        <w:lastRenderedPageBreak/>
        <w:fldChar w:fldCharType="begin"/>
      </w:r>
      <w:r w:rsidR="00A03FDB">
        <w:instrText xml:space="preserve"> ADDIN ZOTERO_BIBL {"uncited":[],"omitted":[],"custom":[]} CSL_BIBLIOGRAPHY </w:instrText>
      </w:r>
      <w:r>
        <w:fldChar w:fldCharType="separate"/>
      </w:r>
      <w:r w:rsidR="00A03FDB" w:rsidRPr="00A03FDB">
        <w:rPr>
          <w:rFonts w:ascii="Times New Roman" w:hAnsi="Times New Roman" w:cs="Times New Roman"/>
          <w:sz w:val="24"/>
        </w:rPr>
        <w:t>1.</w:t>
      </w:r>
      <w:r w:rsidR="00A03FDB" w:rsidRPr="00A03FDB">
        <w:rPr>
          <w:rFonts w:ascii="Times New Roman" w:hAnsi="Times New Roman" w:cs="Times New Roman"/>
          <w:sz w:val="24"/>
        </w:rPr>
        <w:tab/>
        <w:t xml:space="preserve">Sun, B. B. </w:t>
      </w:r>
      <w:r w:rsidR="00A03FDB" w:rsidRPr="00A03FDB">
        <w:rPr>
          <w:rFonts w:ascii="Times New Roman" w:hAnsi="Times New Roman" w:cs="Times New Roman"/>
          <w:i/>
          <w:iCs/>
          <w:sz w:val="24"/>
        </w:rPr>
        <w:t>et al.</w:t>
      </w:r>
      <w:r w:rsidR="00A03FDB" w:rsidRPr="00A03FDB">
        <w:rPr>
          <w:rFonts w:ascii="Times New Roman" w:hAnsi="Times New Roman" w:cs="Times New Roman"/>
          <w:sz w:val="24"/>
        </w:rPr>
        <w:t xml:space="preserve"> Plasma proteomic associations with genetics and health in the UK Biobank. </w:t>
      </w:r>
      <w:r w:rsidR="00A03FDB" w:rsidRPr="00A03FDB">
        <w:rPr>
          <w:rFonts w:ascii="Times New Roman" w:hAnsi="Times New Roman" w:cs="Times New Roman"/>
          <w:i/>
          <w:iCs/>
          <w:sz w:val="24"/>
        </w:rPr>
        <w:t>Nature</w:t>
      </w:r>
      <w:r w:rsidR="00A03FDB" w:rsidRPr="00A03FDB">
        <w:rPr>
          <w:rFonts w:ascii="Times New Roman" w:hAnsi="Times New Roman" w:cs="Times New Roman"/>
          <w:sz w:val="24"/>
        </w:rPr>
        <w:t xml:space="preserve"> </w:t>
      </w:r>
      <w:r w:rsidR="00A03FDB" w:rsidRPr="00A03FDB">
        <w:rPr>
          <w:rFonts w:ascii="Times New Roman" w:hAnsi="Times New Roman" w:cs="Times New Roman"/>
          <w:b/>
          <w:bCs/>
          <w:sz w:val="24"/>
        </w:rPr>
        <w:t>622</w:t>
      </w:r>
      <w:r w:rsidR="00A03FDB" w:rsidRPr="00A03FDB">
        <w:rPr>
          <w:rFonts w:ascii="Times New Roman" w:hAnsi="Times New Roman" w:cs="Times New Roman"/>
          <w:sz w:val="24"/>
        </w:rPr>
        <w:t>, 329–338 (2023).</w:t>
      </w:r>
    </w:p>
    <w:p w14:paraId="60F49C67" w14:textId="77777777" w:rsidR="00A03FDB" w:rsidRPr="00A03FDB" w:rsidRDefault="00A03FDB" w:rsidP="00A03FDB">
      <w:pPr>
        <w:pStyle w:val="Bibliography"/>
        <w:rPr>
          <w:rFonts w:ascii="Times New Roman" w:hAnsi="Times New Roman" w:cs="Times New Roman"/>
          <w:sz w:val="24"/>
        </w:rPr>
      </w:pPr>
      <w:r w:rsidRPr="00A03FDB">
        <w:rPr>
          <w:rFonts w:ascii="Times New Roman" w:hAnsi="Times New Roman" w:cs="Times New Roman"/>
          <w:sz w:val="24"/>
        </w:rPr>
        <w:t>2.</w:t>
      </w:r>
      <w:r w:rsidRPr="00A03FDB">
        <w:rPr>
          <w:rFonts w:ascii="Times New Roman" w:hAnsi="Times New Roman" w:cs="Times New Roman"/>
          <w:sz w:val="24"/>
        </w:rPr>
        <w:tab/>
        <w:t xml:space="preserve">Wik, L. </w:t>
      </w:r>
      <w:r w:rsidRPr="00A03FDB">
        <w:rPr>
          <w:rFonts w:ascii="Times New Roman" w:hAnsi="Times New Roman" w:cs="Times New Roman"/>
          <w:i/>
          <w:iCs/>
          <w:sz w:val="24"/>
        </w:rPr>
        <w:t>et al.</w:t>
      </w:r>
      <w:r w:rsidRPr="00A03FDB">
        <w:rPr>
          <w:rFonts w:ascii="Times New Roman" w:hAnsi="Times New Roman" w:cs="Times New Roman"/>
          <w:sz w:val="24"/>
        </w:rPr>
        <w:t xml:space="preserve"> Proximity Extension Assay in Combination with Next-Generation Sequencing for High-throughput Proteome-wide Analysis. </w:t>
      </w:r>
      <w:r w:rsidRPr="00A03FDB">
        <w:rPr>
          <w:rFonts w:ascii="Times New Roman" w:hAnsi="Times New Roman" w:cs="Times New Roman"/>
          <w:i/>
          <w:iCs/>
          <w:sz w:val="24"/>
        </w:rPr>
        <w:t>Mol. Cell. Proteomics MCP</w:t>
      </w:r>
      <w:r w:rsidRPr="00A03FDB">
        <w:rPr>
          <w:rFonts w:ascii="Times New Roman" w:hAnsi="Times New Roman" w:cs="Times New Roman"/>
          <w:sz w:val="24"/>
        </w:rPr>
        <w:t xml:space="preserve"> </w:t>
      </w:r>
      <w:r w:rsidRPr="00A03FDB">
        <w:rPr>
          <w:rFonts w:ascii="Times New Roman" w:hAnsi="Times New Roman" w:cs="Times New Roman"/>
          <w:b/>
          <w:bCs/>
          <w:sz w:val="24"/>
        </w:rPr>
        <w:t>20</w:t>
      </w:r>
      <w:r w:rsidRPr="00A03FDB">
        <w:rPr>
          <w:rFonts w:ascii="Times New Roman" w:hAnsi="Times New Roman" w:cs="Times New Roman"/>
          <w:sz w:val="24"/>
        </w:rPr>
        <w:t>, 100168 (2021).</w:t>
      </w:r>
    </w:p>
    <w:p w14:paraId="23210119" w14:textId="77777777" w:rsidR="00A03FDB" w:rsidRPr="00A03FDB" w:rsidRDefault="00A03FDB" w:rsidP="00A03FDB">
      <w:pPr>
        <w:pStyle w:val="Bibliography"/>
        <w:rPr>
          <w:rFonts w:ascii="Times New Roman" w:hAnsi="Times New Roman" w:cs="Times New Roman"/>
          <w:sz w:val="24"/>
        </w:rPr>
      </w:pPr>
      <w:r w:rsidRPr="00A03FDB">
        <w:rPr>
          <w:rFonts w:ascii="Times New Roman" w:hAnsi="Times New Roman" w:cs="Times New Roman"/>
          <w:sz w:val="24"/>
        </w:rPr>
        <w:t>3.</w:t>
      </w:r>
      <w:r w:rsidRPr="00A03FDB">
        <w:rPr>
          <w:rFonts w:ascii="Times New Roman" w:hAnsi="Times New Roman" w:cs="Times New Roman"/>
          <w:sz w:val="24"/>
        </w:rPr>
        <w:tab/>
        <w:t>Next generation plasma proteome profiling to monitor health and disease | Nature Communications. https://www.nature.com/articles/s41467-021-22767-z.</w:t>
      </w:r>
    </w:p>
    <w:p w14:paraId="4433E237" w14:textId="77777777" w:rsidR="00A03FDB" w:rsidRPr="00A03FDB" w:rsidRDefault="00A03FDB" w:rsidP="00A03FDB">
      <w:pPr>
        <w:pStyle w:val="Bibliography"/>
        <w:rPr>
          <w:rFonts w:ascii="Times New Roman" w:hAnsi="Times New Roman" w:cs="Times New Roman"/>
          <w:sz w:val="24"/>
        </w:rPr>
      </w:pPr>
      <w:r w:rsidRPr="00A03FDB">
        <w:rPr>
          <w:rFonts w:ascii="Times New Roman" w:hAnsi="Times New Roman" w:cs="Times New Roman"/>
          <w:sz w:val="24"/>
        </w:rPr>
        <w:t>4.</w:t>
      </w:r>
      <w:r w:rsidRPr="00A03FDB">
        <w:rPr>
          <w:rFonts w:ascii="Times New Roman" w:hAnsi="Times New Roman" w:cs="Times New Roman"/>
          <w:sz w:val="24"/>
        </w:rPr>
        <w:tab/>
        <w:t xml:space="preserve">Wu, Y. </w:t>
      </w:r>
      <w:r w:rsidRPr="00A03FDB">
        <w:rPr>
          <w:rFonts w:ascii="Times New Roman" w:hAnsi="Times New Roman" w:cs="Times New Roman"/>
          <w:i/>
          <w:iCs/>
          <w:sz w:val="24"/>
        </w:rPr>
        <w:t>et al.</w:t>
      </w:r>
      <w:r w:rsidRPr="00A03FDB">
        <w:rPr>
          <w:rFonts w:ascii="Times New Roman" w:hAnsi="Times New Roman" w:cs="Times New Roman"/>
          <w:sz w:val="24"/>
        </w:rPr>
        <w:t xml:space="preserve"> Genome-wide association study of medication-use and associated disease in the UK Biobank. </w:t>
      </w:r>
      <w:r w:rsidRPr="00A03FDB">
        <w:rPr>
          <w:rFonts w:ascii="Times New Roman" w:hAnsi="Times New Roman" w:cs="Times New Roman"/>
          <w:i/>
          <w:iCs/>
          <w:sz w:val="24"/>
        </w:rPr>
        <w:t>Nat. Commun.</w:t>
      </w:r>
      <w:r w:rsidRPr="00A03FDB">
        <w:rPr>
          <w:rFonts w:ascii="Times New Roman" w:hAnsi="Times New Roman" w:cs="Times New Roman"/>
          <w:sz w:val="24"/>
        </w:rPr>
        <w:t xml:space="preserve"> </w:t>
      </w:r>
      <w:r w:rsidRPr="00A03FDB">
        <w:rPr>
          <w:rFonts w:ascii="Times New Roman" w:hAnsi="Times New Roman" w:cs="Times New Roman"/>
          <w:b/>
          <w:bCs/>
          <w:sz w:val="24"/>
        </w:rPr>
        <w:t>10</w:t>
      </w:r>
      <w:r w:rsidRPr="00A03FDB">
        <w:rPr>
          <w:rFonts w:ascii="Times New Roman" w:hAnsi="Times New Roman" w:cs="Times New Roman"/>
          <w:sz w:val="24"/>
        </w:rPr>
        <w:t>, 1891 (2019).</w:t>
      </w:r>
    </w:p>
    <w:p w14:paraId="157A326C" w14:textId="77777777" w:rsidR="00A03FDB" w:rsidRPr="00A03FDB" w:rsidRDefault="00A03FDB" w:rsidP="00A03FDB">
      <w:pPr>
        <w:pStyle w:val="Bibliography"/>
        <w:rPr>
          <w:rFonts w:ascii="Times New Roman" w:hAnsi="Times New Roman" w:cs="Times New Roman"/>
          <w:sz w:val="24"/>
        </w:rPr>
      </w:pPr>
      <w:r w:rsidRPr="00A03FDB">
        <w:rPr>
          <w:rFonts w:ascii="Times New Roman" w:hAnsi="Times New Roman" w:cs="Times New Roman"/>
          <w:sz w:val="24"/>
        </w:rPr>
        <w:t>5.</w:t>
      </w:r>
      <w:r w:rsidRPr="00A03FDB">
        <w:rPr>
          <w:rFonts w:ascii="Times New Roman" w:hAnsi="Times New Roman" w:cs="Times New Roman"/>
          <w:sz w:val="24"/>
        </w:rPr>
        <w:tab/>
        <w:t xml:space="preserve">Cheng, Y. </w:t>
      </w:r>
      <w:r w:rsidRPr="00A03FDB">
        <w:rPr>
          <w:rFonts w:ascii="Times New Roman" w:hAnsi="Times New Roman" w:cs="Times New Roman"/>
          <w:i/>
          <w:iCs/>
          <w:sz w:val="24"/>
        </w:rPr>
        <w:t>et al.</w:t>
      </w:r>
      <w:r w:rsidRPr="00A03FDB">
        <w:rPr>
          <w:rFonts w:ascii="Times New Roman" w:hAnsi="Times New Roman" w:cs="Times New Roman"/>
          <w:sz w:val="24"/>
        </w:rPr>
        <w:t xml:space="preserve"> Development and validation of DNA methylation scores in two European cohorts augment 10-year risk prediction of type 2 diabetes. </w:t>
      </w:r>
      <w:r w:rsidRPr="00A03FDB">
        <w:rPr>
          <w:rFonts w:ascii="Times New Roman" w:hAnsi="Times New Roman" w:cs="Times New Roman"/>
          <w:i/>
          <w:iCs/>
          <w:sz w:val="24"/>
        </w:rPr>
        <w:t>Nat. Aging</w:t>
      </w:r>
      <w:r w:rsidRPr="00A03FDB">
        <w:rPr>
          <w:rFonts w:ascii="Times New Roman" w:hAnsi="Times New Roman" w:cs="Times New Roman"/>
          <w:sz w:val="24"/>
        </w:rPr>
        <w:t xml:space="preserve"> </w:t>
      </w:r>
      <w:r w:rsidRPr="00A03FDB">
        <w:rPr>
          <w:rFonts w:ascii="Times New Roman" w:hAnsi="Times New Roman" w:cs="Times New Roman"/>
          <w:b/>
          <w:bCs/>
          <w:sz w:val="24"/>
        </w:rPr>
        <w:t>3</w:t>
      </w:r>
      <w:r w:rsidRPr="00A03FDB">
        <w:rPr>
          <w:rFonts w:ascii="Times New Roman" w:hAnsi="Times New Roman" w:cs="Times New Roman"/>
          <w:sz w:val="24"/>
        </w:rPr>
        <w:t>, 450–458 (2023).</w:t>
      </w:r>
    </w:p>
    <w:p w14:paraId="0BED15EE" w14:textId="77777777" w:rsidR="00A03FDB" w:rsidRPr="00A03FDB" w:rsidRDefault="00A03FDB" w:rsidP="00A03FDB">
      <w:pPr>
        <w:pStyle w:val="Bibliography"/>
        <w:rPr>
          <w:rFonts w:ascii="Times New Roman" w:hAnsi="Times New Roman" w:cs="Times New Roman"/>
          <w:sz w:val="24"/>
        </w:rPr>
      </w:pPr>
      <w:r w:rsidRPr="00A03FDB">
        <w:rPr>
          <w:rFonts w:ascii="Times New Roman" w:hAnsi="Times New Roman" w:cs="Times New Roman"/>
          <w:sz w:val="24"/>
        </w:rPr>
        <w:t>6.</w:t>
      </w:r>
      <w:r w:rsidRPr="00A03FDB">
        <w:rPr>
          <w:rFonts w:ascii="Times New Roman" w:hAnsi="Times New Roman" w:cs="Times New Roman"/>
          <w:sz w:val="24"/>
        </w:rPr>
        <w:tab/>
        <w:t xml:space="preserve">Buergel, T. </w:t>
      </w:r>
      <w:r w:rsidRPr="00A03FDB">
        <w:rPr>
          <w:rFonts w:ascii="Times New Roman" w:hAnsi="Times New Roman" w:cs="Times New Roman"/>
          <w:i/>
          <w:iCs/>
          <w:sz w:val="24"/>
        </w:rPr>
        <w:t>et al.</w:t>
      </w:r>
      <w:r w:rsidRPr="00A03FDB">
        <w:rPr>
          <w:rFonts w:ascii="Times New Roman" w:hAnsi="Times New Roman" w:cs="Times New Roman"/>
          <w:sz w:val="24"/>
        </w:rPr>
        <w:t xml:space="preserve"> Metabolomic profiles predict individual multidisease outcomes. </w:t>
      </w:r>
      <w:r w:rsidRPr="00A03FDB">
        <w:rPr>
          <w:rFonts w:ascii="Times New Roman" w:hAnsi="Times New Roman" w:cs="Times New Roman"/>
          <w:i/>
          <w:iCs/>
          <w:sz w:val="24"/>
        </w:rPr>
        <w:t>Nat. Med.</w:t>
      </w:r>
      <w:r w:rsidRPr="00A03FDB">
        <w:rPr>
          <w:rFonts w:ascii="Times New Roman" w:hAnsi="Times New Roman" w:cs="Times New Roman"/>
          <w:sz w:val="24"/>
        </w:rPr>
        <w:t xml:space="preserve"> </w:t>
      </w:r>
      <w:r w:rsidRPr="00A03FDB">
        <w:rPr>
          <w:rFonts w:ascii="Times New Roman" w:hAnsi="Times New Roman" w:cs="Times New Roman"/>
          <w:b/>
          <w:bCs/>
          <w:sz w:val="24"/>
        </w:rPr>
        <w:t>28</w:t>
      </w:r>
      <w:r w:rsidRPr="00A03FDB">
        <w:rPr>
          <w:rFonts w:ascii="Times New Roman" w:hAnsi="Times New Roman" w:cs="Times New Roman"/>
          <w:sz w:val="24"/>
        </w:rPr>
        <w:t>, 2309–2320 (2022).</w:t>
      </w:r>
    </w:p>
    <w:p w14:paraId="216F03E2" w14:textId="77777777" w:rsidR="00A03FDB" w:rsidRPr="00A03FDB" w:rsidRDefault="00A03FDB" w:rsidP="00A03FDB">
      <w:pPr>
        <w:pStyle w:val="Bibliography"/>
        <w:rPr>
          <w:rFonts w:ascii="Times New Roman" w:hAnsi="Times New Roman" w:cs="Times New Roman"/>
          <w:sz w:val="24"/>
        </w:rPr>
      </w:pPr>
      <w:r w:rsidRPr="00A03FDB">
        <w:rPr>
          <w:rFonts w:ascii="Times New Roman" w:hAnsi="Times New Roman" w:cs="Times New Roman"/>
          <w:sz w:val="24"/>
        </w:rPr>
        <w:t>7.</w:t>
      </w:r>
      <w:r w:rsidRPr="00A03FDB">
        <w:rPr>
          <w:rFonts w:ascii="Times New Roman" w:hAnsi="Times New Roman" w:cs="Times New Roman"/>
          <w:sz w:val="24"/>
        </w:rPr>
        <w:tab/>
        <w:t xml:space="preserve">Ritchie, S.C., Surendran, P., Karthikeyan, S. et al. Quality control and removal of technical variation of NMR metabolic biomarker data in ~120,000 UK Biobank participants | Scientific Data. </w:t>
      </w:r>
      <w:r w:rsidRPr="00A03FDB">
        <w:rPr>
          <w:rFonts w:ascii="Times New Roman" w:hAnsi="Times New Roman" w:cs="Times New Roman"/>
          <w:i/>
          <w:iCs/>
          <w:sz w:val="24"/>
        </w:rPr>
        <w:t>Sci. Data</w:t>
      </w:r>
      <w:r w:rsidRPr="00A03FDB">
        <w:rPr>
          <w:rFonts w:ascii="Times New Roman" w:hAnsi="Times New Roman" w:cs="Times New Roman"/>
          <w:sz w:val="24"/>
        </w:rPr>
        <w:t xml:space="preserve"> </w:t>
      </w:r>
      <w:r w:rsidRPr="00A03FDB">
        <w:rPr>
          <w:rFonts w:ascii="Times New Roman" w:hAnsi="Times New Roman" w:cs="Times New Roman"/>
          <w:b/>
          <w:bCs/>
          <w:sz w:val="24"/>
        </w:rPr>
        <w:t>10</w:t>
      </w:r>
      <w:r w:rsidRPr="00A03FDB">
        <w:rPr>
          <w:rFonts w:ascii="Times New Roman" w:hAnsi="Times New Roman" w:cs="Times New Roman"/>
          <w:sz w:val="24"/>
        </w:rPr>
        <w:t>, (2023).</w:t>
      </w:r>
    </w:p>
    <w:p w14:paraId="4F89C78B" w14:textId="5B693418" w:rsidR="00EE3B12" w:rsidRPr="00997797" w:rsidRDefault="00EE3B12"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EE3B12" w:rsidRPr="00997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151E7"/>
    <w:multiLevelType w:val="hybridMultilevel"/>
    <w:tmpl w:val="C78AA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126CBA"/>
    <w:multiLevelType w:val="hybridMultilevel"/>
    <w:tmpl w:val="EA7C3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D02CF1"/>
    <w:multiLevelType w:val="hybridMultilevel"/>
    <w:tmpl w:val="88C46998"/>
    <w:lvl w:ilvl="0" w:tplc="08090001">
      <w:start w:val="1"/>
      <w:numFmt w:val="bullet"/>
      <w:lvlText w:val=""/>
      <w:lvlJc w:val="left"/>
      <w:pPr>
        <w:ind w:left="1496" w:hanging="360"/>
      </w:pPr>
      <w:rPr>
        <w:rFonts w:ascii="Symbol" w:hAnsi="Symbol" w:hint="default"/>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3" w15:restartNumberingAfterBreak="0">
    <w:nsid w:val="71AD3BC7"/>
    <w:multiLevelType w:val="hybridMultilevel"/>
    <w:tmpl w:val="E10AE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ni Gadd">
    <w15:presenceInfo w15:providerId="AD" w15:userId="S::s1888864@ed.ac.uk::8da4adf7-bd24-4fc1-8f67-4caf00c50c6d"/>
  </w15:person>
  <w15:person w15:author="Riccardo Marioni">
    <w15:presenceInfo w15:providerId="AD" w15:userId="S::rmarioni@ed.ac.uk::3ef535d5-b92a-4035-8bb7-5157ce6574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316"/>
    <w:rsid w:val="00002A5A"/>
    <w:rsid w:val="00064B15"/>
    <w:rsid w:val="00091D81"/>
    <w:rsid w:val="0009314E"/>
    <w:rsid w:val="000E52C7"/>
    <w:rsid w:val="00127C22"/>
    <w:rsid w:val="00136620"/>
    <w:rsid w:val="001D1E88"/>
    <w:rsid w:val="001F0434"/>
    <w:rsid w:val="0022773B"/>
    <w:rsid w:val="00264B14"/>
    <w:rsid w:val="00285E2F"/>
    <w:rsid w:val="002C3925"/>
    <w:rsid w:val="002C4490"/>
    <w:rsid w:val="002C739E"/>
    <w:rsid w:val="002D0A95"/>
    <w:rsid w:val="002D6BB9"/>
    <w:rsid w:val="002F35C8"/>
    <w:rsid w:val="002F7369"/>
    <w:rsid w:val="0032760B"/>
    <w:rsid w:val="0033222C"/>
    <w:rsid w:val="00333068"/>
    <w:rsid w:val="00334332"/>
    <w:rsid w:val="00335D15"/>
    <w:rsid w:val="00377DB4"/>
    <w:rsid w:val="003854AB"/>
    <w:rsid w:val="003C10EB"/>
    <w:rsid w:val="003E4EF5"/>
    <w:rsid w:val="00443D3D"/>
    <w:rsid w:val="004A4DC1"/>
    <w:rsid w:val="004E030B"/>
    <w:rsid w:val="004E5585"/>
    <w:rsid w:val="00527BB9"/>
    <w:rsid w:val="005B1938"/>
    <w:rsid w:val="005B4C3D"/>
    <w:rsid w:val="005D1046"/>
    <w:rsid w:val="005F64C2"/>
    <w:rsid w:val="006440BC"/>
    <w:rsid w:val="0067795A"/>
    <w:rsid w:val="006C3D48"/>
    <w:rsid w:val="006D50AA"/>
    <w:rsid w:val="006E7FD4"/>
    <w:rsid w:val="006F19DB"/>
    <w:rsid w:val="006F3DAA"/>
    <w:rsid w:val="006F68A8"/>
    <w:rsid w:val="00702EC8"/>
    <w:rsid w:val="00706A1B"/>
    <w:rsid w:val="00713777"/>
    <w:rsid w:val="007241EC"/>
    <w:rsid w:val="0075424E"/>
    <w:rsid w:val="00792F27"/>
    <w:rsid w:val="007A1122"/>
    <w:rsid w:val="007A5316"/>
    <w:rsid w:val="007B07BF"/>
    <w:rsid w:val="007B2C8B"/>
    <w:rsid w:val="007E2D4B"/>
    <w:rsid w:val="007F1861"/>
    <w:rsid w:val="008078C5"/>
    <w:rsid w:val="00847364"/>
    <w:rsid w:val="00853231"/>
    <w:rsid w:val="00892262"/>
    <w:rsid w:val="008A3ADF"/>
    <w:rsid w:val="008E45A3"/>
    <w:rsid w:val="008F404A"/>
    <w:rsid w:val="00901EF6"/>
    <w:rsid w:val="00997797"/>
    <w:rsid w:val="009C425F"/>
    <w:rsid w:val="009D4755"/>
    <w:rsid w:val="009F5A6C"/>
    <w:rsid w:val="00A03FDB"/>
    <w:rsid w:val="00A2605A"/>
    <w:rsid w:val="00A440BC"/>
    <w:rsid w:val="00A504A9"/>
    <w:rsid w:val="00A56CC2"/>
    <w:rsid w:val="00A65062"/>
    <w:rsid w:val="00AA7EBC"/>
    <w:rsid w:val="00AB7587"/>
    <w:rsid w:val="00AD26E2"/>
    <w:rsid w:val="00AF39FB"/>
    <w:rsid w:val="00AF77A0"/>
    <w:rsid w:val="00B16D9E"/>
    <w:rsid w:val="00B23AD8"/>
    <w:rsid w:val="00B272CB"/>
    <w:rsid w:val="00B34732"/>
    <w:rsid w:val="00B365F9"/>
    <w:rsid w:val="00B43483"/>
    <w:rsid w:val="00BB51C5"/>
    <w:rsid w:val="00BC04E2"/>
    <w:rsid w:val="00BC0535"/>
    <w:rsid w:val="00C42123"/>
    <w:rsid w:val="00C71BD6"/>
    <w:rsid w:val="00CD0310"/>
    <w:rsid w:val="00CE2567"/>
    <w:rsid w:val="00CE455E"/>
    <w:rsid w:val="00D1618D"/>
    <w:rsid w:val="00D25BAA"/>
    <w:rsid w:val="00D33DE5"/>
    <w:rsid w:val="00D50B91"/>
    <w:rsid w:val="00D54DCA"/>
    <w:rsid w:val="00D90192"/>
    <w:rsid w:val="00D9195F"/>
    <w:rsid w:val="00DA4DAD"/>
    <w:rsid w:val="00DB6E73"/>
    <w:rsid w:val="00DD1125"/>
    <w:rsid w:val="00E32BED"/>
    <w:rsid w:val="00E3382F"/>
    <w:rsid w:val="00EA3C08"/>
    <w:rsid w:val="00EB4005"/>
    <w:rsid w:val="00EB74BA"/>
    <w:rsid w:val="00EC558E"/>
    <w:rsid w:val="00EC724D"/>
    <w:rsid w:val="00EE3B12"/>
    <w:rsid w:val="00EE727A"/>
    <w:rsid w:val="00EF2A93"/>
    <w:rsid w:val="00EF4D5F"/>
    <w:rsid w:val="00F214EA"/>
    <w:rsid w:val="00F41AD1"/>
    <w:rsid w:val="00F532AD"/>
    <w:rsid w:val="00F61E56"/>
    <w:rsid w:val="00F8073C"/>
    <w:rsid w:val="00FC3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7D88"/>
  <w15:chartTrackingRefBased/>
  <w15:docId w15:val="{0344E0CC-F031-40D5-BE08-D419D825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7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65F9"/>
    <w:rPr>
      <w:color w:val="0563C1" w:themeColor="hyperlink"/>
      <w:u w:val="single"/>
    </w:rPr>
  </w:style>
  <w:style w:type="paragraph" w:styleId="Bibliography">
    <w:name w:val="Bibliography"/>
    <w:basedOn w:val="Normal"/>
    <w:next w:val="Normal"/>
    <w:uiPriority w:val="37"/>
    <w:unhideWhenUsed/>
    <w:rsid w:val="00EE3B12"/>
    <w:pPr>
      <w:tabs>
        <w:tab w:val="left" w:pos="264"/>
      </w:tabs>
      <w:spacing w:after="0" w:line="480" w:lineRule="auto"/>
      <w:ind w:left="264" w:hanging="264"/>
    </w:pPr>
  </w:style>
  <w:style w:type="paragraph" w:styleId="CommentText">
    <w:name w:val="annotation text"/>
    <w:basedOn w:val="Normal"/>
    <w:link w:val="CommentTextChar"/>
    <w:uiPriority w:val="99"/>
    <w:unhideWhenUsed/>
    <w:rsid w:val="003E4EF5"/>
    <w:pPr>
      <w:spacing w:line="240" w:lineRule="auto"/>
    </w:pPr>
    <w:rPr>
      <w:sz w:val="20"/>
      <w:szCs w:val="20"/>
    </w:rPr>
  </w:style>
  <w:style w:type="character" w:customStyle="1" w:styleId="CommentTextChar">
    <w:name w:val="Comment Text Char"/>
    <w:basedOn w:val="DefaultParagraphFont"/>
    <w:link w:val="CommentText"/>
    <w:uiPriority w:val="99"/>
    <w:rsid w:val="003E4EF5"/>
    <w:rPr>
      <w:sz w:val="20"/>
      <w:szCs w:val="20"/>
    </w:rPr>
  </w:style>
  <w:style w:type="character" w:styleId="CommentReference">
    <w:name w:val="annotation reference"/>
    <w:basedOn w:val="DefaultParagraphFont"/>
    <w:uiPriority w:val="99"/>
    <w:semiHidden/>
    <w:unhideWhenUsed/>
    <w:rsid w:val="005B4C3D"/>
    <w:rPr>
      <w:sz w:val="16"/>
      <w:szCs w:val="16"/>
    </w:rPr>
  </w:style>
  <w:style w:type="paragraph" w:styleId="CommentSubject">
    <w:name w:val="annotation subject"/>
    <w:basedOn w:val="CommentText"/>
    <w:next w:val="CommentText"/>
    <w:link w:val="CommentSubjectChar"/>
    <w:uiPriority w:val="99"/>
    <w:semiHidden/>
    <w:unhideWhenUsed/>
    <w:rsid w:val="005B4C3D"/>
    <w:rPr>
      <w:b/>
      <w:bCs/>
    </w:rPr>
  </w:style>
  <w:style w:type="character" w:customStyle="1" w:styleId="CommentSubjectChar">
    <w:name w:val="Comment Subject Char"/>
    <w:basedOn w:val="CommentTextChar"/>
    <w:link w:val="CommentSubject"/>
    <w:uiPriority w:val="99"/>
    <w:semiHidden/>
    <w:rsid w:val="005B4C3D"/>
    <w:rPr>
      <w:b/>
      <w:bCs/>
      <w:sz w:val="20"/>
      <w:szCs w:val="20"/>
    </w:rPr>
  </w:style>
  <w:style w:type="paragraph" w:styleId="BalloonText">
    <w:name w:val="Balloon Text"/>
    <w:basedOn w:val="Normal"/>
    <w:link w:val="BalloonTextChar"/>
    <w:uiPriority w:val="99"/>
    <w:semiHidden/>
    <w:unhideWhenUsed/>
    <w:rsid w:val="005B4C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4C3D"/>
    <w:rPr>
      <w:rFonts w:ascii="Segoe UI" w:hAnsi="Segoe UI" w:cs="Segoe UI"/>
      <w:sz w:val="18"/>
      <w:szCs w:val="18"/>
    </w:rPr>
  </w:style>
  <w:style w:type="table" w:styleId="TableGrid">
    <w:name w:val="Table Grid"/>
    <w:basedOn w:val="TableNormal"/>
    <w:uiPriority w:val="39"/>
    <w:rsid w:val="00C42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A93"/>
    <w:pPr>
      <w:ind w:left="720"/>
      <w:contextualSpacing/>
    </w:pPr>
  </w:style>
  <w:style w:type="character" w:styleId="UnresolvedMention">
    <w:name w:val="Unresolved Mention"/>
    <w:basedOn w:val="DefaultParagraphFont"/>
    <w:uiPriority w:val="99"/>
    <w:semiHidden/>
    <w:unhideWhenUsed/>
    <w:rsid w:val="001F0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17968">
      <w:bodyDiv w:val="1"/>
      <w:marLeft w:val="0"/>
      <w:marRight w:val="0"/>
      <w:marTop w:val="0"/>
      <w:marBottom w:val="0"/>
      <w:divBdr>
        <w:top w:val="none" w:sz="0" w:space="0" w:color="auto"/>
        <w:left w:val="none" w:sz="0" w:space="0" w:color="auto"/>
        <w:bottom w:val="none" w:sz="0" w:space="0" w:color="auto"/>
        <w:right w:val="none" w:sz="0" w:space="0" w:color="auto"/>
      </w:divBdr>
    </w:div>
    <w:div w:id="755713533">
      <w:bodyDiv w:val="1"/>
      <w:marLeft w:val="0"/>
      <w:marRight w:val="0"/>
      <w:marTop w:val="0"/>
      <w:marBottom w:val="0"/>
      <w:divBdr>
        <w:top w:val="none" w:sz="0" w:space="0" w:color="auto"/>
        <w:left w:val="none" w:sz="0" w:space="0" w:color="auto"/>
        <w:bottom w:val="none" w:sz="0" w:space="0" w:color="auto"/>
        <w:right w:val="none" w:sz="0" w:space="0" w:color="auto"/>
      </w:divBdr>
    </w:div>
    <w:div w:id="1734042080">
      <w:bodyDiv w:val="1"/>
      <w:marLeft w:val="0"/>
      <w:marRight w:val="0"/>
      <w:marTop w:val="0"/>
      <w:marBottom w:val="0"/>
      <w:divBdr>
        <w:top w:val="none" w:sz="0" w:space="0" w:color="auto"/>
        <w:left w:val="none" w:sz="0" w:space="0" w:color="auto"/>
        <w:bottom w:val="none" w:sz="0" w:space="0" w:color="auto"/>
        <w:right w:val="none" w:sz="0" w:space="0" w:color="auto"/>
      </w:divBdr>
    </w:div>
    <w:div w:id="198681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ioni-group/MethylPipeR" TargetMode="External"/><Relationship Id="rId3" Type="http://schemas.openxmlformats.org/officeDocument/2006/relationships/styles" Target="styles.xml"/><Relationship Id="rId7" Type="http://schemas.openxmlformats.org/officeDocument/2006/relationships/hyperlink" Target="https://biobank.ndph.ox.ac.uk/ukb/exinfo.cgi?src=Data_providers_and_dat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obank.ndph.ox.ac.uk/showcase/showcase/docs/casecontrol_covidimaging.pdf" TargetMode="Externa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arioni-group/MethylPipeR-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3C25B-CF9D-4CB1-9B20-C3A0224FE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6248</Words>
  <Characters>35614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41779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Danni Gadd</dc:creator>
  <cp:keywords/>
  <dc:description/>
  <cp:lastModifiedBy>Danni Gadd</cp:lastModifiedBy>
  <cp:revision>9</cp:revision>
  <dcterms:created xsi:type="dcterms:W3CDTF">2024-02-13T21:54:00Z</dcterms:created>
  <dcterms:modified xsi:type="dcterms:W3CDTF">2024-02-19T20:21:00Z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id="AiOhf4qO"/&gt;&lt;style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
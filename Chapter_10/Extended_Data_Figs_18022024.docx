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06087A" w14:textId="1ECFB11B" w:rsidR="001F7220" w:rsidRDefault="00374C29" w:rsidP="001F7220">
      <w:pPr>
        <w:spacing w:after="240" w:line="276" w:lineRule="auto"/>
        <w:jc w:val="both"/>
        <w:rPr>
          <w:rFonts w:ascii="Times New Roman" w:hAnsi="Times New Roman" w:cs="Times New Roman"/>
          <w:b/>
          <w:sz w:val="24"/>
          <w:szCs w:val="24"/>
        </w:rPr>
      </w:pPr>
      <w:r>
        <w:rPr>
          <w:rFonts w:ascii="Times New Roman" w:hAnsi="Times New Roman" w:cs="Times New Roman"/>
          <w:b/>
          <w:noProof/>
          <w:sz w:val="24"/>
          <w:szCs w:val="24"/>
          <w:lang w:eastAsia="en-GB"/>
        </w:rPr>
        <w:drawing>
          <wp:inline distT="0" distB="0" distL="0" distR="0" wp14:anchorId="1F8ED798" wp14:editId="68145219">
            <wp:extent cx="6201624" cy="4527923"/>
            <wp:effectExtent l="0" t="0" r="889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261985" cy="4571994"/>
                    </a:xfrm>
                    <a:prstGeom prst="rect">
                      <a:avLst/>
                    </a:prstGeom>
                    <a:noFill/>
                    <a:ln>
                      <a:noFill/>
                    </a:ln>
                  </pic:spPr>
                </pic:pic>
              </a:graphicData>
            </a:graphic>
          </wp:inline>
        </w:drawing>
      </w:r>
    </w:p>
    <w:p w14:paraId="70BB216C" w14:textId="6AAB3778" w:rsidR="001F7220" w:rsidRDefault="001F7220" w:rsidP="001F7220">
      <w:pPr>
        <w:spacing w:after="240" w:line="276" w:lineRule="auto"/>
        <w:jc w:val="both"/>
        <w:rPr>
          <w:rFonts w:ascii="Times New Roman" w:hAnsi="Times New Roman" w:cs="Times New Roman"/>
          <w:sz w:val="24"/>
          <w:szCs w:val="24"/>
        </w:rPr>
      </w:pPr>
      <w:r>
        <w:rPr>
          <w:rFonts w:ascii="Times New Roman" w:hAnsi="Times New Roman" w:cs="Times New Roman"/>
          <w:b/>
          <w:sz w:val="24"/>
          <w:szCs w:val="24"/>
        </w:rPr>
        <w:t>Extended Data Figure</w:t>
      </w:r>
      <w:r w:rsidRPr="00C54054">
        <w:rPr>
          <w:rFonts w:ascii="Times New Roman" w:hAnsi="Times New Roman" w:cs="Times New Roman"/>
          <w:b/>
          <w:sz w:val="24"/>
          <w:szCs w:val="24"/>
        </w:rPr>
        <w:t xml:space="preserve"> 1. </w:t>
      </w:r>
      <w:r w:rsidR="00B76703">
        <w:rPr>
          <w:rFonts w:ascii="Times New Roman" w:hAnsi="Times New Roman" w:cs="Times New Roman"/>
          <w:b/>
          <w:sz w:val="24"/>
          <w:szCs w:val="24"/>
        </w:rPr>
        <w:t xml:space="preserve">Study design summary for protein assessment of leading incident diseases </w:t>
      </w:r>
      <w:r w:rsidRPr="00C54054">
        <w:rPr>
          <w:rFonts w:ascii="Times New Roman" w:hAnsi="Times New Roman" w:cs="Times New Roman"/>
          <w:b/>
          <w:sz w:val="24"/>
          <w:szCs w:val="24"/>
        </w:rPr>
        <w:t>in the UK Biobank (N=</w:t>
      </w:r>
      <w:r>
        <w:rPr>
          <w:rFonts w:ascii="Times New Roman" w:hAnsi="Times New Roman" w:cs="Times New Roman"/>
          <w:b/>
          <w:sz w:val="24"/>
          <w:szCs w:val="24"/>
        </w:rPr>
        <w:t>47,600</w:t>
      </w:r>
      <w:r w:rsidRPr="00C54054">
        <w:rPr>
          <w:rFonts w:ascii="Times New Roman" w:hAnsi="Times New Roman" w:cs="Times New Roman"/>
          <w:b/>
          <w:sz w:val="24"/>
          <w:szCs w:val="24"/>
        </w:rPr>
        <w:t xml:space="preserve">). </w:t>
      </w:r>
      <w:r w:rsidR="00B76703">
        <w:rPr>
          <w:rFonts w:ascii="Times New Roman" w:hAnsi="Times New Roman" w:cs="Times New Roman"/>
          <w:sz w:val="24"/>
          <w:szCs w:val="24"/>
        </w:rPr>
        <w:t>I</w:t>
      </w:r>
      <w:r w:rsidRPr="00C54054">
        <w:rPr>
          <w:rFonts w:ascii="Times New Roman" w:hAnsi="Times New Roman" w:cs="Times New Roman"/>
          <w:sz w:val="24"/>
          <w:szCs w:val="24"/>
        </w:rPr>
        <w:t>ndividual Cox proportional hazards (PH) models were used to profile relationships between baseline protein analytes and incident disease</w:t>
      </w:r>
      <w:r>
        <w:rPr>
          <w:rFonts w:ascii="Times New Roman" w:hAnsi="Times New Roman" w:cs="Times New Roman"/>
          <w:sz w:val="24"/>
          <w:szCs w:val="24"/>
        </w:rPr>
        <w:t>s</w:t>
      </w:r>
      <w:r w:rsidRPr="00C54054">
        <w:rPr>
          <w:rFonts w:ascii="Times New Roman" w:hAnsi="Times New Roman" w:cs="Times New Roman"/>
          <w:sz w:val="24"/>
          <w:szCs w:val="24"/>
        </w:rPr>
        <w:t xml:space="preserve"> or death</w:t>
      </w:r>
      <w:r>
        <w:rPr>
          <w:rFonts w:ascii="Times New Roman" w:hAnsi="Times New Roman" w:cs="Times New Roman"/>
          <w:sz w:val="24"/>
          <w:szCs w:val="24"/>
        </w:rPr>
        <w:t>, over a maximum of 1</w:t>
      </w:r>
      <w:r w:rsidR="00A95C0D">
        <w:rPr>
          <w:rFonts w:ascii="Times New Roman" w:hAnsi="Times New Roman" w:cs="Times New Roman"/>
          <w:sz w:val="24"/>
          <w:szCs w:val="24"/>
        </w:rPr>
        <w:t>5</w:t>
      </w:r>
      <w:r>
        <w:rPr>
          <w:rFonts w:ascii="Times New Roman" w:hAnsi="Times New Roman" w:cs="Times New Roman"/>
          <w:sz w:val="24"/>
          <w:szCs w:val="24"/>
        </w:rPr>
        <w:t xml:space="preserve"> years of electronic health linkage</w:t>
      </w:r>
      <w:r w:rsidR="00A95C0D">
        <w:rPr>
          <w:rFonts w:ascii="Times New Roman" w:hAnsi="Times New Roman" w:cs="Times New Roman"/>
          <w:sz w:val="24"/>
          <w:szCs w:val="24"/>
        </w:rPr>
        <w:t xml:space="preserve"> pertaining to cases</w:t>
      </w:r>
      <w:r w:rsidRPr="00C54054">
        <w:rPr>
          <w:rFonts w:ascii="Times New Roman" w:hAnsi="Times New Roman" w:cs="Times New Roman"/>
          <w:sz w:val="24"/>
          <w:szCs w:val="24"/>
        </w:rPr>
        <w:t xml:space="preserve">. </w:t>
      </w:r>
      <w:r>
        <w:rPr>
          <w:rFonts w:ascii="Times New Roman" w:hAnsi="Times New Roman" w:cs="Times New Roman"/>
          <w:sz w:val="24"/>
          <w:szCs w:val="24"/>
        </w:rPr>
        <w:t>Associations that had P &lt; 3.1x10</w:t>
      </w:r>
      <w:r w:rsidRPr="000F3213">
        <w:rPr>
          <w:rFonts w:ascii="Times New Roman" w:hAnsi="Times New Roman" w:cs="Times New Roman"/>
          <w:sz w:val="24"/>
          <w:szCs w:val="24"/>
          <w:vertAlign w:val="superscript"/>
        </w:rPr>
        <w:t>-6</w:t>
      </w:r>
      <w:r>
        <w:rPr>
          <w:rFonts w:ascii="Times New Roman" w:hAnsi="Times New Roman" w:cs="Times New Roman"/>
          <w:sz w:val="24"/>
          <w:szCs w:val="24"/>
        </w:rPr>
        <w:t xml:space="preserve"> (Bonferroni-adjusted threshold) in minimally-adjusted (age and sex) and lifestyle-adjusted models were retained. P</w:t>
      </w:r>
      <w:r w:rsidRPr="00C54054">
        <w:rPr>
          <w:rFonts w:ascii="Times New Roman" w:hAnsi="Times New Roman" w:cs="Times New Roman"/>
          <w:sz w:val="24"/>
          <w:szCs w:val="24"/>
        </w:rPr>
        <w:t xml:space="preserve">roteins associated with multiple morbidities were </w:t>
      </w:r>
      <w:r>
        <w:rPr>
          <w:rFonts w:ascii="Times New Roman" w:hAnsi="Times New Roman" w:cs="Times New Roman"/>
          <w:sz w:val="24"/>
          <w:szCs w:val="24"/>
        </w:rPr>
        <w:t>identified and associations were explored by year of case follow-up</w:t>
      </w:r>
      <w:r w:rsidRPr="00C54054">
        <w:rPr>
          <w:rFonts w:ascii="Times New Roman" w:hAnsi="Times New Roman" w:cs="Times New Roman"/>
          <w:sz w:val="24"/>
          <w:szCs w:val="24"/>
        </w:rPr>
        <w:t xml:space="preserve">. </w:t>
      </w:r>
      <w:r>
        <w:rPr>
          <w:rFonts w:ascii="Times New Roman" w:hAnsi="Times New Roman" w:cs="Times New Roman"/>
          <w:sz w:val="24"/>
          <w:szCs w:val="24"/>
        </w:rPr>
        <w:t>Next, p</w:t>
      </w:r>
      <w:r w:rsidRPr="00C54054">
        <w:rPr>
          <w:rFonts w:ascii="Times New Roman" w:hAnsi="Times New Roman" w:cs="Times New Roman"/>
          <w:sz w:val="24"/>
          <w:szCs w:val="24"/>
        </w:rPr>
        <w:t>roteomic predictors (</w:t>
      </w:r>
      <w:proofErr w:type="spellStart"/>
      <w:r w:rsidRPr="00C54054">
        <w:rPr>
          <w:rFonts w:ascii="Times New Roman" w:hAnsi="Times New Roman" w:cs="Times New Roman"/>
          <w:sz w:val="24"/>
          <w:szCs w:val="24"/>
        </w:rPr>
        <w:t>ProteinScores</w:t>
      </w:r>
      <w:proofErr w:type="spellEnd"/>
      <w:r w:rsidRPr="00C54054">
        <w:rPr>
          <w:rFonts w:ascii="Times New Roman" w:hAnsi="Times New Roman" w:cs="Times New Roman"/>
          <w:sz w:val="24"/>
          <w:szCs w:val="24"/>
        </w:rPr>
        <w:t>) were trained using Cox PH elastic net regression</w:t>
      </w:r>
      <w:r>
        <w:rPr>
          <w:rFonts w:ascii="Times New Roman" w:hAnsi="Times New Roman" w:cs="Times New Roman"/>
          <w:sz w:val="24"/>
          <w:szCs w:val="24"/>
        </w:rPr>
        <w:t xml:space="preserve"> </w:t>
      </w:r>
      <w:r w:rsidRPr="00C54054">
        <w:rPr>
          <w:rFonts w:ascii="Times New Roman" w:hAnsi="Times New Roman" w:cs="Times New Roman"/>
          <w:sz w:val="24"/>
          <w:szCs w:val="24"/>
        </w:rPr>
        <w:t xml:space="preserve">for </w:t>
      </w:r>
      <w:r>
        <w:rPr>
          <w:rFonts w:ascii="Times New Roman" w:hAnsi="Times New Roman" w:cs="Times New Roman"/>
          <w:sz w:val="24"/>
          <w:szCs w:val="24"/>
        </w:rPr>
        <w:t>19 of the incident</w:t>
      </w:r>
      <w:r w:rsidRPr="00C54054">
        <w:rPr>
          <w:rFonts w:ascii="Times New Roman" w:hAnsi="Times New Roman" w:cs="Times New Roman"/>
          <w:sz w:val="24"/>
          <w:szCs w:val="24"/>
        </w:rPr>
        <w:t xml:space="preserve"> outcomes</w:t>
      </w:r>
      <w:r>
        <w:rPr>
          <w:rFonts w:ascii="Times New Roman" w:hAnsi="Times New Roman" w:cs="Times New Roman"/>
          <w:sz w:val="24"/>
          <w:szCs w:val="24"/>
        </w:rPr>
        <w:t xml:space="preserve"> with a </w:t>
      </w:r>
      <w:r>
        <w:rPr>
          <w:rFonts w:ascii="Times New Roman" w:hAnsi="Times New Roman" w:cs="Times New Roman"/>
          <w:sz w:val="24"/>
          <w:szCs w:val="24"/>
        </w:rPr>
        <w:lastRenderedPageBreak/>
        <w:t>minimum of 150 cases</w:t>
      </w:r>
      <w:r w:rsidRPr="00C54054">
        <w:rPr>
          <w:rFonts w:ascii="Times New Roman" w:hAnsi="Times New Roman" w:cs="Times New Roman"/>
          <w:sz w:val="24"/>
          <w:szCs w:val="24"/>
        </w:rPr>
        <w:t xml:space="preserve">. </w:t>
      </w:r>
      <w:r>
        <w:rPr>
          <w:rFonts w:ascii="Times New Roman" w:hAnsi="Times New Roman" w:cs="Times New Roman"/>
          <w:sz w:val="24"/>
          <w:szCs w:val="24"/>
        </w:rPr>
        <w:t xml:space="preserve">All </w:t>
      </w:r>
      <w:proofErr w:type="spellStart"/>
      <w:r>
        <w:rPr>
          <w:rFonts w:ascii="Times New Roman" w:hAnsi="Times New Roman" w:cs="Times New Roman"/>
          <w:sz w:val="24"/>
          <w:szCs w:val="24"/>
        </w:rPr>
        <w:t>ProteinScores</w:t>
      </w:r>
      <w:proofErr w:type="spellEnd"/>
      <w:r>
        <w:rPr>
          <w:rFonts w:ascii="Times New Roman" w:hAnsi="Times New Roman" w:cs="Times New Roman"/>
          <w:sz w:val="24"/>
          <w:szCs w:val="24"/>
        </w:rPr>
        <w:t xml:space="preserve"> were developed for 10-year onset of disease, except endometriosis, cystitis and amyotrophic lateral sclerosis that had case distributions that were better-suited to 5-year assessment (80% of cases diagnosed by year 8 of follow-up). Of fifty </w:t>
      </w:r>
      <w:proofErr w:type="spellStart"/>
      <w:r>
        <w:rPr>
          <w:rFonts w:ascii="Times New Roman" w:hAnsi="Times New Roman" w:cs="Times New Roman"/>
          <w:sz w:val="24"/>
          <w:szCs w:val="24"/>
        </w:rPr>
        <w:t>ProteinScore</w:t>
      </w:r>
      <w:proofErr w:type="spellEnd"/>
      <w:r>
        <w:rPr>
          <w:rFonts w:ascii="Times New Roman" w:hAnsi="Times New Roman" w:cs="Times New Roman"/>
          <w:sz w:val="24"/>
          <w:szCs w:val="24"/>
        </w:rPr>
        <w:t xml:space="preserve"> iterations with randomly sampled train and test populations, the </w:t>
      </w:r>
      <w:proofErr w:type="spellStart"/>
      <w:r>
        <w:rPr>
          <w:rFonts w:ascii="Times New Roman" w:hAnsi="Times New Roman" w:cs="Times New Roman"/>
          <w:sz w:val="24"/>
          <w:szCs w:val="24"/>
        </w:rPr>
        <w:t>ProteinScore</w:t>
      </w:r>
      <w:proofErr w:type="spellEnd"/>
      <w:r>
        <w:rPr>
          <w:rFonts w:ascii="Times New Roman" w:hAnsi="Times New Roman" w:cs="Times New Roman"/>
          <w:sz w:val="24"/>
          <w:szCs w:val="24"/>
        </w:rPr>
        <w:t xml:space="preserve"> with median improvement in AUC beyond a minimally-adjusted model was selected. Improvements in AUC</w:t>
      </w:r>
      <w:del w:id="0" w:author="Danni Gadd" w:date="2024-02-18T15:32:00Z">
        <w:r w:rsidDel="00A20550">
          <w:rPr>
            <w:rFonts w:ascii="Times New Roman" w:hAnsi="Times New Roman" w:cs="Times New Roman"/>
            <w:sz w:val="24"/>
            <w:szCs w:val="24"/>
          </w:rPr>
          <w:delText xml:space="preserve"> and PRAUC</w:delText>
        </w:r>
      </w:del>
      <w:r>
        <w:rPr>
          <w:rFonts w:ascii="Times New Roman" w:hAnsi="Times New Roman" w:cs="Times New Roman"/>
          <w:sz w:val="24"/>
          <w:szCs w:val="24"/>
        </w:rPr>
        <w:t xml:space="preserve"> due to adding the </w:t>
      </w:r>
      <w:proofErr w:type="spellStart"/>
      <w:r>
        <w:rPr>
          <w:rFonts w:ascii="Times New Roman" w:hAnsi="Times New Roman" w:cs="Times New Roman"/>
          <w:sz w:val="24"/>
          <w:szCs w:val="24"/>
        </w:rPr>
        <w:t>ProteinScores</w:t>
      </w:r>
      <w:proofErr w:type="spellEnd"/>
      <w:r>
        <w:rPr>
          <w:rFonts w:ascii="Times New Roman" w:hAnsi="Times New Roman" w:cs="Times New Roman"/>
          <w:sz w:val="24"/>
          <w:szCs w:val="24"/>
        </w:rPr>
        <w:t xml:space="preserve"> into models with increasingly complex covariate structures were quantified. The type 2 diabetes trait was taken forward as a case study to explore the potential value </w:t>
      </w:r>
      <w:proofErr w:type="spellStart"/>
      <w:r>
        <w:rPr>
          <w:rFonts w:ascii="Times New Roman" w:hAnsi="Times New Roman" w:cs="Times New Roman"/>
          <w:sz w:val="24"/>
          <w:szCs w:val="24"/>
        </w:rPr>
        <w:t>ProteinScores</w:t>
      </w:r>
      <w:proofErr w:type="spellEnd"/>
      <w:r>
        <w:rPr>
          <w:rFonts w:ascii="Times New Roman" w:hAnsi="Times New Roman" w:cs="Times New Roman"/>
          <w:sz w:val="24"/>
          <w:szCs w:val="24"/>
        </w:rPr>
        <w:t xml:space="preserve"> may offer, in the context of </w:t>
      </w:r>
      <w:r w:rsidRPr="00C54054">
        <w:rPr>
          <w:rFonts w:ascii="Times New Roman" w:hAnsi="Times New Roman" w:cs="Times New Roman"/>
          <w:sz w:val="24"/>
          <w:szCs w:val="24"/>
        </w:rPr>
        <w:t>HbA1c (a clinica</w:t>
      </w:r>
      <w:r>
        <w:rPr>
          <w:rFonts w:ascii="Times New Roman" w:hAnsi="Times New Roman" w:cs="Times New Roman"/>
          <w:sz w:val="24"/>
          <w:szCs w:val="24"/>
        </w:rPr>
        <w:t>lly used biomarker)</w:t>
      </w:r>
      <w:r w:rsidR="00F237E7">
        <w:rPr>
          <w:rFonts w:ascii="Times New Roman" w:hAnsi="Times New Roman" w:cs="Times New Roman"/>
          <w:sz w:val="24"/>
          <w:szCs w:val="24"/>
        </w:rPr>
        <w:t xml:space="preserve"> and </w:t>
      </w:r>
      <w:r>
        <w:rPr>
          <w:rFonts w:ascii="Times New Roman" w:hAnsi="Times New Roman" w:cs="Times New Roman"/>
          <w:sz w:val="24"/>
          <w:szCs w:val="24"/>
        </w:rPr>
        <w:t>a polygenic risk score (PRS)</w:t>
      </w:r>
      <w:r w:rsidR="00F237E7">
        <w:rPr>
          <w:rFonts w:ascii="Times New Roman" w:hAnsi="Times New Roman" w:cs="Times New Roman"/>
          <w:sz w:val="24"/>
          <w:szCs w:val="24"/>
        </w:rPr>
        <w:t>. I</w:t>
      </w:r>
      <w:r>
        <w:rPr>
          <w:rFonts w:ascii="Times New Roman" w:hAnsi="Times New Roman" w:cs="Times New Roman"/>
          <w:sz w:val="24"/>
          <w:szCs w:val="24"/>
        </w:rPr>
        <w:t>ntegration of metabolomics features for scoring</w:t>
      </w:r>
      <w:r w:rsidR="00F237E7">
        <w:rPr>
          <w:rFonts w:ascii="Times New Roman" w:hAnsi="Times New Roman" w:cs="Times New Roman"/>
          <w:sz w:val="24"/>
          <w:szCs w:val="24"/>
        </w:rPr>
        <w:t xml:space="preserve"> was investigated for death and type 2 diabetes outcomes as case studies.</w:t>
      </w:r>
    </w:p>
    <w:p w14:paraId="0BC04391" w14:textId="77777777" w:rsidR="001F7220" w:rsidRDefault="001F7220" w:rsidP="00C70A50">
      <w:pPr>
        <w:rPr>
          <w:rFonts w:ascii="Times New Roman" w:hAnsi="Times New Roman" w:cs="Times New Roman"/>
          <w:b/>
          <w:noProof/>
          <w:sz w:val="24"/>
          <w:szCs w:val="24"/>
          <w:lang w:eastAsia="en-GB"/>
        </w:rPr>
      </w:pPr>
    </w:p>
    <w:p w14:paraId="399C6EA1" w14:textId="77777777" w:rsidR="001F7220" w:rsidRDefault="001F7220" w:rsidP="00C70A50">
      <w:pPr>
        <w:rPr>
          <w:rFonts w:ascii="Times New Roman" w:hAnsi="Times New Roman" w:cs="Times New Roman"/>
          <w:b/>
          <w:noProof/>
          <w:sz w:val="24"/>
          <w:szCs w:val="24"/>
          <w:lang w:eastAsia="en-GB"/>
        </w:rPr>
      </w:pPr>
    </w:p>
    <w:p w14:paraId="46229AE2" w14:textId="69ECB9AF" w:rsidR="00C70A50" w:rsidRDefault="000524F4" w:rsidP="00C70A50">
      <w:pPr>
        <w:rPr>
          <w:rFonts w:ascii="Times New Roman" w:hAnsi="Times New Roman" w:cs="Times New Roman"/>
          <w:b/>
          <w:noProof/>
          <w:sz w:val="24"/>
          <w:szCs w:val="24"/>
          <w:lang w:eastAsia="en-GB"/>
        </w:rPr>
      </w:pPr>
      <w:r>
        <w:rPr>
          <w:rFonts w:ascii="Times New Roman" w:hAnsi="Times New Roman" w:cs="Times New Roman"/>
          <w:b/>
          <w:noProof/>
          <w:sz w:val="24"/>
          <w:szCs w:val="24"/>
          <w:lang w:eastAsia="en-GB"/>
        </w:rPr>
        <w:lastRenderedPageBreak/>
        <w:pict w14:anchorId="3AD09D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73.95pt;height:328.2pt">
            <v:imagedata r:id="rId8" o:title="UKB_suppl_fig1 (1)"/>
          </v:shape>
        </w:pict>
      </w:r>
    </w:p>
    <w:p w14:paraId="132C1959" w14:textId="715A9939" w:rsidR="00260A14" w:rsidRPr="00260A14" w:rsidDel="000524F4" w:rsidRDefault="00C17FE1" w:rsidP="000524F4">
      <w:pPr>
        <w:rPr>
          <w:del w:id="1" w:author="Danni Gadd" w:date="2024-02-19T20:25:00Z"/>
          <w:rFonts w:ascii="Times New Roman" w:hAnsi="Times New Roman" w:cs="Times New Roman"/>
          <w:bCs/>
          <w:sz w:val="24"/>
          <w:szCs w:val="24"/>
        </w:rPr>
      </w:pPr>
      <w:r>
        <w:rPr>
          <w:rFonts w:ascii="Times New Roman" w:hAnsi="Times New Roman" w:cs="Times New Roman"/>
          <w:b/>
          <w:sz w:val="24"/>
          <w:szCs w:val="24"/>
          <w:lang w:val="en-US"/>
        </w:rPr>
        <w:t>Extended Data Figure 2</w:t>
      </w:r>
      <w:r w:rsidR="00C70A50">
        <w:rPr>
          <w:rFonts w:ascii="Times New Roman" w:hAnsi="Times New Roman" w:cs="Times New Roman"/>
          <w:b/>
          <w:sz w:val="24"/>
          <w:szCs w:val="24"/>
          <w:lang w:val="en-US"/>
        </w:rPr>
        <w:t>. Summary of processing steps applied to the protein measurement data in UKB-PPP</w:t>
      </w:r>
      <w:r w:rsidR="00C70A50">
        <w:rPr>
          <w:rFonts w:ascii="Times New Roman" w:hAnsi="Times New Roman" w:cs="Times New Roman"/>
          <w:b/>
          <w:bCs/>
          <w:sz w:val="24"/>
          <w:szCs w:val="24"/>
        </w:rPr>
        <w:t xml:space="preserve">.  </w:t>
      </w:r>
      <w:r w:rsidR="00C70A50">
        <w:rPr>
          <w:rFonts w:ascii="Times New Roman" w:hAnsi="Times New Roman" w:cs="Times New Roman"/>
          <w:bCs/>
          <w:sz w:val="24"/>
          <w:szCs w:val="24"/>
        </w:rPr>
        <w:t>Related individuals were excluded, lea</w:t>
      </w:r>
      <w:r w:rsidR="006B3CAC">
        <w:rPr>
          <w:rFonts w:ascii="Times New Roman" w:hAnsi="Times New Roman" w:cs="Times New Roman"/>
          <w:bCs/>
          <w:sz w:val="24"/>
          <w:szCs w:val="24"/>
        </w:rPr>
        <w:t>ving a dataset containing 51,562</w:t>
      </w:r>
      <w:r w:rsidR="00C70A50">
        <w:rPr>
          <w:rFonts w:ascii="Times New Roman" w:hAnsi="Times New Roman" w:cs="Times New Roman"/>
          <w:bCs/>
          <w:sz w:val="24"/>
          <w:szCs w:val="24"/>
        </w:rPr>
        <w:t xml:space="preserve"> individuals with 1,474 Olink protei</w:t>
      </w:r>
      <w:r w:rsidR="006B3CAC">
        <w:rPr>
          <w:rFonts w:ascii="Times New Roman" w:hAnsi="Times New Roman" w:cs="Times New Roman"/>
          <w:bCs/>
          <w:sz w:val="24"/>
          <w:szCs w:val="24"/>
        </w:rPr>
        <w:t>n analytes measured. Next, 3,962</w:t>
      </w:r>
      <w:r w:rsidR="00C70A50">
        <w:rPr>
          <w:rFonts w:ascii="Times New Roman" w:hAnsi="Times New Roman" w:cs="Times New Roman"/>
          <w:bCs/>
          <w:sz w:val="24"/>
          <w:szCs w:val="24"/>
        </w:rPr>
        <w:t xml:space="preserve"> individuals that had &gt;10% missing data were excluded, followed by four proteins that had &gt;10% missing data. The remaining missing protein measurements (1% of total measurements) were imputed through K-nearest neighbours (</w:t>
      </w:r>
      <w:r w:rsidR="008613C5">
        <w:rPr>
          <w:rFonts w:ascii="Times New Roman" w:hAnsi="Times New Roman" w:cs="Times New Roman"/>
          <w:bCs/>
          <w:sz w:val="24"/>
          <w:szCs w:val="24"/>
        </w:rPr>
        <w:t xml:space="preserve">Knn; </w:t>
      </w:r>
      <w:r w:rsidR="00C70A50">
        <w:rPr>
          <w:rFonts w:ascii="Times New Roman" w:hAnsi="Times New Roman" w:cs="Times New Roman"/>
          <w:bCs/>
          <w:sz w:val="24"/>
          <w:szCs w:val="24"/>
        </w:rPr>
        <w:t>k=10) imputa</w:t>
      </w:r>
      <w:r w:rsidR="006342F9">
        <w:rPr>
          <w:rFonts w:ascii="Times New Roman" w:hAnsi="Times New Roman" w:cs="Times New Roman"/>
          <w:bCs/>
          <w:sz w:val="24"/>
          <w:szCs w:val="24"/>
        </w:rPr>
        <w:t>tion. T</w:t>
      </w:r>
      <w:r w:rsidR="00C70A50">
        <w:rPr>
          <w:rFonts w:ascii="Times New Roman" w:hAnsi="Times New Roman" w:cs="Times New Roman"/>
          <w:bCs/>
          <w:sz w:val="24"/>
          <w:szCs w:val="24"/>
        </w:rPr>
        <w:t xml:space="preserve">he </w:t>
      </w:r>
      <w:r w:rsidR="006342F9">
        <w:rPr>
          <w:rFonts w:ascii="Times New Roman" w:hAnsi="Times New Roman" w:cs="Times New Roman"/>
          <w:bCs/>
          <w:sz w:val="24"/>
          <w:szCs w:val="24"/>
        </w:rPr>
        <w:t>final dataset was comprised of</w:t>
      </w:r>
      <w:r w:rsidR="006B3CAC">
        <w:rPr>
          <w:rFonts w:ascii="Times New Roman" w:hAnsi="Times New Roman" w:cs="Times New Roman"/>
          <w:bCs/>
          <w:sz w:val="24"/>
          <w:szCs w:val="24"/>
        </w:rPr>
        <w:t xml:space="preserve"> 47,600</w:t>
      </w:r>
      <w:r w:rsidR="00C70A50">
        <w:rPr>
          <w:rFonts w:ascii="Times New Roman" w:hAnsi="Times New Roman" w:cs="Times New Roman"/>
          <w:bCs/>
          <w:sz w:val="24"/>
          <w:szCs w:val="24"/>
        </w:rPr>
        <w:t xml:space="preserve"> individuals and 1,468 Olink protein analytes</w:t>
      </w:r>
      <w:r w:rsidR="006342F9">
        <w:rPr>
          <w:rFonts w:ascii="Times New Roman" w:hAnsi="Times New Roman" w:cs="Times New Roman"/>
          <w:bCs/>
          <w:sz w:val="24"/>
          <w:szCs w:val="24"/>
        </w:rPr>
        <w:t>. Protein levels were</w:t>
      </w:r>
      <w:r w:rsidR="00C70A50">
        <w:rPr>
          <w:rFonts w:ascii="Times New Roman" w:hAnsi="Times New Roman" w:cs="Times New Roman"/>
          <w:bCs/>
          <w:sz w:val="24"/>
          <w:szCs w:val="24"/>
        </w:rPr>
        <w:t xml:space="preserve"> rank-based inverse normalised and scaled to have a mean of 0 and standard deviation of 1 prior to </w:t>
      </w:r>
      <w:r w:rsidR="006342F9">
        <w:rPr>
          <w:rFonts w:ascii="Times New Roman" w:hAnsi="Times New Roman" w:cs="Times New Roman"/>
          <w:bCs/>
          <w:sz w:val="24"/>
          <w:szCs w:val="24"/>
        </w:rPr>
        <w:t xml:space="preserve">individual Cox PH </w:t>
      </w:r>
      <w:r w:rsidR="00C70A50">
        <w:rPr>
          <w:rFonts w:ascii="Times New Roman" w:hAnsi="Times New Roman" w:cs="Times New Roman"/>
          <w:bCs/>
          <w:sz w:val="24"/>
          <w:szCs w:val="24"/>
        </w:rPr>
        <w:t xml:space="preserve">analyses. </w:t>
      </w:r>
      <w:r w:rsidR="006342F9">
        <w:rPr>
          <w:rFonts w:ascii="Times New Roman" w:hAnsi="Times New Roman" w:cs="Times New Roman"/>
          <w:bCs/>
          <w:sz w:val="24"/>
          <w:szCs w:val="24"/>
        </w:rPr>
        <w:t>Untransformed protein levels were fed into the model pi</w:t>
      </w:r>
      <w:r w:rsidR="007A74A1">
        <w:rPr>
          <w:rFonts w:ascii="Times New Roman" w:hAnsi="Times New Roman" w:cs="Times New Roman"/>
          <w:bCs/>
          <w:sz w:val="24"/>
          <w:szCs w:val="24"/>
        </w:rPr>
        <w:t>peline for ProteinScore development</w:t>
      </w:r>
      <w:r w:rsidR="007A769B">
        <w:rPr>
          <w:rFonts w:ascii="Times New Roman" w:hAnsi="Times New Roman" w:cs="Times New Roman"/>
          <w:bCs/>
          <w:sz w:val="24"/>
          <w:szCs w:val="24"/>
        </w:rPr>
        <w:t xml:space="preserve"> and were rank-based inverse normalised and scaled </w:t>
      </w:r>
      <w:r w:rsidR="00E81211">
        <w:rPr>
          <w:rFonts w:ascii="Times New Roman" w:hAnsi="Times New Roman" w:cs="Times New Roman"/>
          <w:bCs/>
          <w:sz w:val="24"/>
          <w:szCs w:val="24"/>
        </w:rPr>
        <w:t>to have a mean o</w:t>
      </w:r>
      <w:r w:rsidR="00132C2B">
        <w:rPr>
          <w:rFonts w:ascii="Times New Roman" w:hAnsi="Times New Roman" w:cs="Times New Roman"/>
          <w:bCs/>
          <w:sz w:val="24"/>
          <w:szCs w:val="24"/>
        </w:rPr>
        <w:t>f 0 and standard deviation of 1</w:t>
      </w:r>
      <w:r w:rsidR="005757C4">
        <w:rPr>
          <w:rFonts w:ascii="Times New Roman" w:hAnsi="Times New Roman" w:cs="Times New Roman"/>
          <w:bCs/>
          <w:sz w:val="24"/>
          <w:szCs w:val="24"/>
        </w:rPr>
        <w:t xml:space="preserve"> </w:t>
      </w:r>
      <w:r w:rsidR="007A769B">
        <w:rPr>
          <w:rFonts w:ascii="Times New Roman" w:hAnsi="Times New Roman" w:cs="Times New Roman"/>
          <w:bCs/>
          <w:sz w:val="24"/>
          <w:szCs w:val="24"/>
        </w:rPr>
        <w:t xml:space="preserve">in train and test sets </w:t>
      </w:r>
      <w:r w:rsidR="00132C2B">
        <w:rPr>
          <w:rFonts w:ascii="Times New Roman" w:hAnsi="Times New Roman" w:cs="Times New Roman"/>
          <w:bCs/>
          <w:sz w:val="24"/>
          <w:szCs w:val="24"/>
        </w:rPr>
        <w:t xml:space="preserve">separately </w:t>
      </w:r>
      <w:r w:rsidR="007A769B">
        <w:rPr>
          <w:rFonts w:ascii="Times New Roman" w:hAnsi="Times New Roman" w:cs="Times New Roman"/>
          <w:bCs/>
          <w:sz w:val="24"/>
          <w:szCs w:val="24"/>
        </w:rPr>
        <w:t xml:space="preserve">once </w:t>
      </w:r>
      <w:r w:rsidR="00132C2B">
        <w:rPr>
          <w:rFonts w:ascii="Times New Roman" w:hAnsi="Times New Roman" w:cs="Times New Roman"/>
          <w:bCs/>
          <w:sz w:val="24"/>
          <w:szCs w:val="24"/>
        </w:rPr>
        <w:t xml:space="preserve">these were </w:t>
      </w:r>
      <w:r w:rsidR="007A769B">
        <w:rPr>
          <w:rFonts w:ascii="Times New Roman" w:hAnsi="Times New Roman" w:cs="Times New Roman"/>
          <w:bCs/>
          <w:sz w:val="24"/>
          <w:szCs w:val="24"/>
        </w:rPr>
        <w:t>sampled for each outcome.</w:t>
      </w:r>
    </w:p>
    <w:p w14:paraId="12F2098C" w14:textId="2AA22CEA" w:rsidR="00260A14" w:rsidDel="000524F4" w:rsidRDefault="000524F4" w:rsidP="000524F4">
      <w:pPr>
        <w:rPr>
          <w:del w:id="2" w:author="Danni Gadd" w:date="2024-02-19T20:25:00Z"/>
          <w:rFonts w:ascii="Times New Roman" w:hAnsi="Times New Roman" w:cs="Times New Roman"/>
          <w:b/>
          <w:sz w:val="24"/>
          <w:szCs w:val="24"/>
          <w:lang w:val="en-US"/>
        </w:rPr>
      </w:pPr>
      <w:bookmarkStart w:id="3" w:name="_Hlk159160067"/>
      <w:del w:id="4" w:author="Danni Gadd" w:date="2024-02-19T20:25:00Z">
        <w:r w:rsidDel="000524F4">
          <w:rPr>
            <w:rFonts w:ascii="Times New Roman" w:hAnsi="Times New Roman" w:cs="Times New Roman"/>
            <w:b/>
            <w:sz w:val="24"/>
            <w:szCs w:val="24"/>
            <w:lang w:val="en-US"/>
          </w:rPr>
          <w:lastRenderedPageBreak/>
          <w:pict w14:anchorId="2CD84394">
            <v:shape id="_x0000_i1026" type="#_x0000_t75" style="width:368.35pt;height:368.35pt">
              <v:imagedata r:id="rId9" o:title="Screenshot 2023-07-31 at 12"/>
            </v:shape>
          </w:pict>
        </w:r>
      </w:del>
    </w:p>
    <w:p w14:paraId="1C79379B" w14:textId="04D1E555" w:rsidR="00BE1855" w:rsidRDefault="00C17FE1" w:rsidP="000524F4">
      <w:pPr>
        <w:rPr>
          <w:rFonts w:ascii="Times New Roman" w:hAnsi="Times New Roman" w:cs="Times New Roman"/>
          <w:sz w:val="24"/>
          <w:szCs w:val="24"/>
          <w:lang w:val="en-US"/>
        </w:rPr>
        <w:pPrChange w:id="5" w:author="Danni Gadd" w:date="2024-02-19T20:25:00Z">
          <w:pPr/>
        </w:pPrChange>
      </w:pPr>
      <w:del w:id="6" w:author="Danni Gadd" w:date="2024-02-19T20:25:00Z">
        <w:r w:rsidDel="000524F4">
          <w:rPr>
            <w:rFonts w:ascii="Times New Roman" w:hAnsi="Times New Roman" w:cs="Times New Roman"/>
            <w:b/>
            <w:sz w:val="24"/>
            <w:szCs w:val="24"/>
            <w:lang w:val="en-US"/>
          </w:rPr>
          <w:delText>Extended Data Figure 3</w:delText>
        </w:r>
        <w:r w:rsidR="00BE1855" w:rsidDel="000524F4">
          <w:rPr>
            <w:rFonts w:ascii="Times New Roman" w:hAnsi="Times New Roman" w:cs="Times New Roman"/>
            <w:b/>
            <w:sz w:val="24"/>
            <w:szCs w:val="24"/>
            <w:lang w:val="en-US"/>
          </w:rPr>
          <w:delText xml:space="preserve">. </w:delText>
        </w:r>
        <w:r w:rsidR="00BE1855" w:rsidRPr="00BE1855" w:rsidDel="000524F4">
          <w:rPr>
            <w:rFonts w:ascii="Times New Roman" w:hAnsi="Times New Roman" w:cs="Times New Roman"/>
            <w:b/>
            <w:sz w:val="24"/>
            <w:szCs w:val="24"/>
            <w:lang w:val="en-US"/>
          </w:rPr>
          <w:delText xml:space="preserve">Hazard ratio replication for 370 protein associations with ischaemic heart disease in models that did (y-axis) and did not (x-axis) adjust </w:delText>
        </w:r>
        <w:r w:rsidR="00260A14" w:rsidDel="000524F4">
          <w:rPr>
            <w:rFonts w:ascii="Times New Roman" w:hAnsi="Times New Roman" w:cs="Times New Roman"/>
            <w:b/>
            <w:sz w:val="24"/>
            <w:szCs w:val="24"/>
            <w:lang w:val="en-US"/>
          </w:rPr>
          <w:delText>for blood-</w:delText>
        </w:r>
        <w:r w:rsidR="00BE1855" w:rsidRPr="00BE1855" w:rsidDel="000524F4">
          <w:rPr>
            <w:rFonts w:ascii="Times New Roman" w:hAnsi="Times New Roman" w:cs="Times New Roman"/>
            <w:b/>
            <w:sz w:val="24"/>
            <w:szCs w:val="24"/>
            <w:lang w:val="en-US"/>
          </w:rPr>
          <w:delText>pressure lowering medication use at baseline</w:delText>
        </w:r>
        <w:r w:rsidR="00260A14" w:rsidDel="000524F4">
          <w:rPr>
            <w:rFonts w:ascii="Times New Roman" w:hAnsi="Times New Roman" w:cs="Times New Roman"/>
            <w:b/>
            <w:sz w:val="24"/>
            <w:szCs w:val="24"/>
            <w:lang w:val="en-US"/>
          </w:rPr>
          <w:delText xml:space="preserve">. </w:delText>
        </w:r>
        <w:r w:rsidR="00260A14" w:rsidRPr="00260A14" w:rsidDel="000524F4">
          <w:rPr>
            <w:rFonts w:ascii="Times New Roman" w:hAnsi="Times New Roman" w:cs="Times New Roman"/>
            <w:sz w:val="24"/>
            <w:szCs w:val="24"/>
            <w:lang w:val="en-US"/>
          </w:rPr>
          <w:delText>Both sets of results adjusted for age, s</w:delText>
        </w:r>
        <w:r w:rsidR="00260A14" w:rsidDel="000524F4">
          <w:rPr>
            <w:rFonts w:ascii="Times New Roman" w:hAnsi="Times New Roman" w:cs="Times New Roman"/>
            <w:sz w:val="24"/>
            <w:szCs w:val="24"/>
            <w:lang w:val="en-US"/>
          </w:rPr>
          <w:delText xml:space="preserve">ex and six lifestyle factors and were performed in a subpopulation of 35,073 of the 47,600 individuals that had medication information available. Of the 35,073 individuals, 14,074 reported taking one of more blood-pressure lowering medications. The </w:delText>
        </w:r>
        <w:r w:rsidR="00201780" w:rsidDel="000524F4">
          <w:rPr>
            <w:rFonts w:ascii="Times New Roman" w:hAnsi="Times New Roman" w:cs="Times New Roman"/>
            <w:sz w:val="24"/>
            <w:szCs w:val="24"/>
            <w:lang w:val="en-US"/>
          </w:rPr>
          <w:delText>36 associations</w:delText>
        </w:r>
        <w:r w:rsidR="00260A14" w:rsidDel="000524F4">
          <w:rPr>
            <w:rFonts w:ascii="Times New Roman" w:hAnsi="Times New Roman" w:cs="Times New Roman"/>
            <w:sz w:val="24"/>
            <w:szCs w:val="24"/>
            <w:lang w:val="en-US"/>
          </w:rPr>
          <w:delText xml:space="preserve"> </w:delText>
        </w:r>
      </w:del>
      <w:del w:id="7" w:author="Danni Gadd" w:date="2024-02-18T14:37:00Z">
        <w:r w:rsidR="00260A14" w:rsidDel="00172367">
          <w:rPr>
            <w:rFonts w:ascii="Times New Roman" w:hAnsi="Times New Roman" w:cs="Times New Roman"/>
            <w:sz w:val="24"/>
            <w:szCs w:val="24"/>
            <w:lang w:val="en-US"/>
          </w:rPr>
          <w:delText>attenuated by</w:delText>
        </w:r>
      </w:del>
      <w:del w:id="8" w:author="Danni Gadd" w:date="2024-02-19T20:25:00Z">
        <w:r w:rsidR="00260A14" w:rsidDel="000524F4">
          <w:rPr>
            <w:rFonts w:ascii="Times New Roman" w:hAnsi="Times New Roman" w:cs="Times New Roman"/>
            <w:sz w:val="24"/>
            <w:szCs w:val="24"/>
            <w:lang w:val="en-US"/>
          </w:rPr>
          <w:delText xml:space="preserve"> adjusting for blo</w:delText>
        </w:r>
        <w:r w:rsidR="00201780" w:rsidDel="000524F4">
          <w:rPr>
            <w:rFonts w:ascii="Times New Roman" w:hAnsi="Times New Roman" w:cs="Times New Roman"/>
            <w:sz w:val="24"/>
            <w:szCs w:val="24"/>
            <w:lang w:val="en-US"/>
          </w:rPr>
          <w:delText>od-pressure lowering medication use</w:delText>
        </w:r>
        <w:r w:rsidR="00260A14" w:rsidDel="000524F4">
          <w:rPr>
            <w:rFonts w:ascii="Times New Roman" w:hAnsi="Times New Roman" w:cs="Times New Roman"/>
            <w:sz w:val="24"/>
            <w:szCs w:val="24"/>
            <w:lang w:val="en-US"/>
          </w:rPr>
          <w:delText xml:space="preserve"> are highlighted in red, whereas the 344 associations that had P &lt; 3.1x10</w:delText>
        </w:r>
        <w:r w:rsidR="00260A14" w:rsidRPr="00201780" w:rsidDel="000524F4">
          <w:rPr>
            <w:rFonts w:ascii="Times New Roman" w:hAnsi="Times New Roman" w:cs="Times New Roman"/>
            <w:sz w:val="24"/>
            <w:szCs w:val="24"/>
            <w:vertAlign w:val="superscript"/>
            <w:lang w:val="en-US"/>
          </w:rPr>
          <w:delText>-6</w:delText>
        </w:r>
        <w:r w:rsidR="00260A14" w:rsidDel="000524F4">
          <w:rPr>
            <w:rFonts w:ascii="Times New Roman" w:hAnsi="Times New Roman" w:cs="Times New Roman"/>
            <w:sz w:val="24"/>
            <w:szCs w:val="24"/>
            <w:lang w:val="en-US"/>
          </w:rPr>
          <w:delText xml:space="preserve"> (Bonferroni-adjusted P-value) across both models </w:delText>
        </w:r>
        <w:r w:rsidR="00072C7D" w:rsidDel="000524F4">
          <w:rPr>
            <w:rFonts w:ascii="Times New Roman" w:hAnsi="Times New Roman" w:cs="Times New Roman"/>
            <w:sz w:val="24"/>
            <w:szCs w:val="24"/>
            <w:lang w:val="en-US"/>
          </w:rPr>
          <w:delText>are shown in blue.</w:delText>
        </w:r>
      </w:del>
    </w:p>
    <w:bookmarkEnd w:id="3"/>
    <w:p w14:paraId="63EFEE57" w14:textId="77777777" w:rsidR="008C7AE1" w:rsidRDefault="008C7AE1" w:rsidP="00D03EB8">
      <w:pPr>
        <w:rPr>
          <w:rFonts w:ascii="Times New Roman" w:hAnsi="Times New Roman" w:cs="Times New Roman"/>
          <w:b/>
          <w:noProof/>
          <w:sz w:val="24"/>
          <w:szCs w:val="24"/>
          <w:lang w:eastAsia="en-GB"/>
        </w:rPr>
      </w:pPr>
    </w:p>
    <w:p w14:paraId="78C4EB45" w14:textId="30A17D61" w:rsidR="008C7AE1" w:rsidRDefault="000524F4" w:rsidP="00D03EB8">
      <w:pPr>
        <w:rPr>
          <w:rFonts w:ascii="Times New Roman" w:hAnsi="Times New Roman" w:cs="Times New Roman"/>
          <w:b/>
          <w:sz w:val="24"/>
          <w:szCs w:val="24"/>
        </w:rPr>
      </w:pPr>
      <w:r>
        <w:rPr>
          <w:rFonts w:ascii="Times New Roman" w:hAnsi="Times New Roman" w:cs="Times New Roman"/>
          <w:b/>
          <w:noProof/>
          <w:sz w:val="24"/>
          <w:szCs w:val="24"/>
          <w:lang w:eastAsia="en-GB"/>
        </w:rPr>
        <w:pict w14:anchorId="7B03B2FE">
          <v:shape id="_x0000_i1027" type="#_x0000_t75" style="width:733.4pt;height:324.85pt">
            <v:imagedata r:id="rId10" o:title="features"/>
          </v:shape>
        </w:pict>
      </w:r>
    </w:p>
    <w:p w14:paraId="04BCCE0B" w14:textId="2E152300" w:rsidR="008C7AE1" w:rsidRPr="00BE1855" w:rsidRDefault="00B876FF" w:rsidP="00D03EB8">
      <w:pPr>
        <w:rPr>
          <w:rFonts w:ascii="Times New Roman" w:hAnsi="Times New Roman" w:cs="Times New Roman"/>
          <w:b/>
          <w:sz w:val="24"/>
          <w:szCs w:val="24"/>
          <w:lang w:val="en-US"/>
        </w:rPr>
      </w:pPr>
      <w:r>
        <w:rPr>
          <w:rFonts w:ascii="Times New Roman" w:hAnsi="Times New Roman" w:cs="Times New Roman"/>
          <w:b/>
          <w:sz w:val="24"/>
          <w:szCs w:val="24"/>
        </w:rPr>
        <w:t xml:space="preserve">Extended Data Figure </w:t>
      </w:r>
      <w:ins w:id="9" w:author="Danni Gadd" w:date="2024-02-19T20:25:00Z">
        <w:r w:rsidR="000524F4">
          <w:rPr>
            <w:rFonts w:ascii="Times New Roman" w:hAnsi="Times New Roman" w:cs="Times New Roman"/>
            <w:b/>
            <w:sz w:val="24"/>
            <w:szCs w:val="24"/>
          </w:rPr>
          <w:t>3</w:t>
        </w:r>
      </w:ins>
      <w:del w:id="10" w:author="Danni Gadd" w:date="2024-02-19T20:25:00Z">
        <w:r w:rsidDel="000524F4">
          <w:rPr>
            <w:rFonts w:ascii="Times New Roman" w:hAnsi="Times New Roman" w:cs="Times New Roman"/>
            <w:b/>
            <w:sz w:val="24"/>
            <w:szCs w:val="24"/>
          </w:rPr>
          <w:delText>4</w:delText>
        </w:r>
      </w:del>
      <w:r>
        <w:rPr>
          <w:rFonts w:ascii="Times New Roman" w:hAnsi="Times New Roman" w:cs="Times New Roman"/>
          <w:b/>
          <w:sz w:val="24"/>
          <w:szCs w:val="24"/>
        </w:rPr>
        <w:t xml:space="preserve">. ProteinScore feature selection. </w:t>
      </w:r>
      <w:r w:rsidR="008C7AE1">
        <w:rPr>
          <w:rFonts w:ascii="Times New Roman" w:hAnsi="Times New Roman" w:cs="Times New Roman"/>
          <w:sz w:val="24"/>
          <w:szCs w:val="24"/>
        </w:rPr>
        <w:t xml:space="preserve">The total number of contributing protein analyte features selected for each ProteinScore. Incident outcomes that were assessed for 5-year onset (light blue) and 10-year onset (dark blue) are delineated. </w:t>
      </w:r>
    </w:p>
    <w:p w14:paraId="055DA936" w14:textId="78F56E92" w:rsidR="007A769B" w:rsidRDefault="007A769B" w:rsidP="00D03EB8">
      <w:pPr>
        <w:rPr>
          <w:rFonts w:ascii="Times New Roman" w:hAnsi="Times New Roman" w:cs="Times New Roman"/>
          <w:b/>
          <w:bCs/>
          <w:sz w:val="24"/>
          <w:szCs w:val="24"/>
        </w:rPr>
      </w:pPr>
    </w:p>
    <w:p w14:paraId="16ACE98B" w14:textId="77777777" w:rsidR="00A42635" w:rsidRDefault="00A42635">
      <w:pPr>
        <w:rPr>
          <w:rFonts w:ascii="Times New Roman" w:hAnsi="Times New Roman" w:cs="Times New Roman"/>
          <w:b/>
          <w:bCs/>
          <w:sz w:val="24"/>
          <w:szCs w:val="24"/>
        </w:rPr>
      </w:pPr>
      <w:r>
        <w:rPr>
          <w:rFonts w:ascii="Times New Roman" w:hAnsi="Times New Roman" w:cs="Times New Roman"/>
          <w:bCs/>
          <w:noProof/>
          <w:sz w:val="24"/>
          <w:szCs w:val="24"/>
        </w:rPr>
        <w:lastRenderedPageBreak/>
        <w:drawing>
          <wp:inline distT="0" distB="0" distL="0" distR="0" wp14:anchorId="365B6908" wp14:editId="6BD91A11">
            <wp:extent cx="6328410" cy="430022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328410" cy="4300220"/>
                    </a:xfrm>
                    <a:prstGeom prst="rect">
                      <a:avLst/>
                    </a:prstGeom>
                    <a:noFill/>
                    <a:ln>
                      <a:noFill/>
                    </a:ln>
                  </pic:spPr>
                </pic:pic>
              </a:graphicData>
            </a:graphic>
          </wp:inline>
        </w:drawing>
      </w:r>
    </w:p>
    <w:p w14:paraId="3C97C9CD" w14:textId="7BEC77F6" w:rsidR="007A769B" w:rsidRDefault="00663373">
      <w:pPr>
        <w:rPr>
          <w:rFonts w:ascii="Times New Roman" w:hAnsi="Times New Roman" w:cs="Times New Roman"/>
          <w:bCs/>
          <w:sz w:val="24"/>
          <w:szCs w:val="24"/>
        </w:rPr>
      </w:pPr>
      <w:r>
        <w:rPr>
          <w:rFonts w:ascii="Times New Roman" w:hAnsi="Times New Roman" w:cs="Times New Roman"/>
          <w:b/>
          <w:bCs/>
          <w:sz w:val="24"/>
          <w:szCs w:val="24"/>
        </w:rPr>
        <w:t xml:space="preserve">Extended Data Figure </w:t>
      </w:r>
      <w:ins w:id="11" w:author="Danni Gadd" w:date="2024-02-19T20:25:00Z">
        <w:r w:rsidR="000524F4">
          <w:rPr>
            <w:rFonts w:ascii="Times New Roman" w:hAnsi="Times New Roman" w:cs="Times New Roman"/>
            <w:b/>
            <w:bCs/>
            <w:sz w:val="24"/>
            <w:szCs w:val="24"/>
          </w:rPr>
          <w:t>4</w:t>
        </w:r>
      </w:ins>
      <w:del w:id="12" w:author="Danni Gadd" w:date="2024-02-19T20:25:00Z">
        <w:r w:rsidDel="000524F4">
          <w:rPr>
            <w:rFonts w:ascii="Times New Roman" w:hAnsi="Times New Roman" w:cs="Times New Roman"/>
            <w:b/>
            <w:bCs/>
            <w:sz w:val="24"/>
            <w:szCs w:val="24"/>
          </w:rPr>
          <w:delText>5</w:delText>
        </w:r>
      </w:del>
      <w:r w:rsidR="0033400E" w:rsidRPr="002440AF">
        <w:rPr>
          <w:rFonts w:ascii="Times New Roman" w:hAnsi="Times New Roman" w:cs="Times New Roman"/>
          <w:b/>
          <w:bCs/>
          <w:sz w:val="24"/>
          <w:szCs w:val="24"/>
        </w:rPr>
        <w:t xml:space="preserve">. Cumulative time-to-onset for cases by outcome in the UK Biobank PPP sample. </w:t>
      </w:r>
      <w:r w:rsidR="007A769B">
        <w:rPr>
          <w:rFonts w:ascii="Times New Roman" w:hAnsi="Times New Roman" w:cs="Times New Roman"/>
          <w:bCs/>
          <w:sz w:val="24"/>
          <w:szCs w:val="24"/>
        </w:rPr>
        <w:t>Ca</w:t>
      </w:r>
      <w:r w:rsidR="002440AF">
        <w:rPr>
          <w:rFonts w:ascii="Times New Roman" w:hAnsi="Times New Roman" w:cs="Times New Roman"/>
          <w:bCs/>
          <w:sz w:val="24"/>
          <w:szCs w:val="24"/>
        </w:rPr>
        <w:t>se counts are shown for each trait, with the number of cases by year of follow-up plotted cumulatively</w:t>
      </w:r>
      <w:r w:rsidR="00596FF5">
        <w:rPr>
          <w:rFonts w:ascii="Times New Roman" w:hAnsi="Times New Roman" w:cs="Times New Roman"/>
          <w:bCs/>
          <w:sz w:val="24"/>
          <w:szCs w:val="24"/>
        </w:rPr>
        <w:t xml:space="preserve"> and the year that the proportion of cases diagnosed reached 80% (orange) and 90% (grey) demarcated</w:t>
      </w:r>
      <w:r w:rsidR="002440AF">
        <w:rPr>
          <w:rFonts w:ascii="Times New Roman" w:hAnsi="Times New Roman" w:cs="Times New Roman"/>
          <w:bCs/>
          <w:sz w:val="24"/>
          <w:szCs w:val="24"/>
        </w:rPr>
        <w:t>. COPD: chronic obstructive pulmonary disease.</w:t>
      </w:r>
    </w:p>
    <w:p w14:paraId="059F0BFF" w14:textId="7A9FBF90" w:rsidR="003F6BCD" w:rsidRDefault="003F6BCD" w:rsidP="002440AF">
      <w:pPr>
        <w:rPr>
          <w:rFonts w:ascii="Times New Roman" w:hAnsi="Times New Roman" w:cs="Times New Roman"/>
          <w:b/>
          <w:bCs/>
          <w:sz w:val="24"/>
          <w:szCs w:val="24"/>
        </w:rPr>
      </w:pPr>
    </w:p>
    <w:p w14:paraId="7E196666" w14:textId="77777777" w:rsidR="005732F3" w:rsidRDefault="005732F3" w:rsidP="002440AF">
      <w:pPr>
        <w:rPr>
          <w:rFonts w:ascii="Times New Roman" w:hAnsi="Times New Roman" w:cs="Times New Roman"/>
          <w:b/>
          <w:bCs/>
          <w:sz w:val="24"/>
          <w:szCs w:val="24"/>
        </w:rPr>
      </w:pPr>
      <w:r>
        <w:rPr>
          <w:rFonts w:ascii="Times New Roman" w:hAnsi="Times New Roman" w:cs="Times New Roman"/>
          <w:bCs/>
          <w:noProof/>
          <w:sz w:val="24"/>
          <w:szCs w:val="24"/>
        </w:rPr>
        <w:lastRenderedPageBreak/>
        <w:drawing>
          <wp:inline distT="0" distB="0" distL="0" distR="0" wp14:anchorId="25712E15" wp14:editId="0201ADD4">
            <wp:extent cx="6237605" cy="28244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37605" cy="2824480"/>
                    </a:xfrm>
                    <a:prstGeom prst="rect">
                      <a:avLst/>
                    </a:prstGeom>
                    <a:noFill/>
                    <a:ln>
                      <a:noFill/>
                    </a:ln>
                  </pic:spPr>
                </pic:pic>
              </a:graphicData>
            </a:graphic>
          </wp:inline>
        </w:drawing>
      </w:r>
    </w:p>
    <w:p w14:paraId="561E01FA" w14:textId="39C304B7" w:rsidR="007A769B" w:rsidRDefault="00663373" w:rsidP="002440AF">
      <w:pPr>
        <w:rPr>
          <w:rFonts w:ascii="Times New Roman" w:hAnsi="Times New Roman" w:cs="Times New Roman"/>
          <w:bCs/>
          <w:sz w:val="24"/>
          <w:szCs w:val="24"/>
        </w:rPr>
      </w:pPr>
      <w:r>
        <w:rPr>
          <w:rFonts w:ascii="Times New Roman" w:hAnsi="Times New Roman" w:cs="Times New Roman"/>
          <w:b/>
          <w:bCs/>
          <w:sz w:val="24"/>
          <w:szCs w:val="24"/>
        </w:rPr>
        <w:t xml:space="preserve">Extended Data Figure </w:t>
      </w:r>
      <w:ins w:id="13" w:author="Danni Gadd" w:date="2024-02-19T20:25:00Z">
        <w:r w:rsidR="000524F4">
          <w:rPr>
            <w:rFonts w:ascii="Times New Roman" w:hAnsi="Times New Roman" w:cs="Times New Roman"/>
            <w:b/>
            <w:bCs/>
            <w:sz w:val="24"/>
            <w:szCs w:val="24"/>
          </w:rPr>
          <w:t>5</w:t>
        </w:r>
      </w:ins>
      <w:del w:id="14" w:author="Danni Gadd" w:date="2024-02-19T20:25:00Z">
        <w:r w:rsidDel="000524F4">
          <w:rPr>
            <w:rFonts w:ascii="Times New Roman" w:hAnsi="Times New Roman" w:cs="Times New Roman"/>
            <w:b/>
            <w:bCs/>
            <w:sz w:val="24"/>
            <w:szCs w:val="24"/>
          </w:rPr>
          <w:delText>6</w:delText>
        </w:r>
      </w:del>
      <w:r w:rsidR="002440AF" w:rsidRPr="002440AF">
        <w:rPr>
          <w:rFonts w:ascii="Times New Roman" w:hAnsi="Times New Roman" w:cs="Times New Roman"/>
          <w:b/>
          <w:bCs/>
          <w:sz w:val="24"/>
          <w:szCs w:val="24"/>
        </w:rPr>
        <w:t xml:space="preserve">. Cumulative time-to-onset for cases by outcome in the UK Biobank PPP sample. </w:t>
      </w:r>
      <w:r w:rsidR="007A769B">
        <w:rPr>
          <w:rFonts w:ascii="Times New Roman" w:hAnsi="Times New Roman" w:cs="Times New Roman"/>
          <w:bCs/>
          <w:sz w:val="24"/>
          <w:szCs w:val="24"/>
        </w:rPr>
        <w:t>C</w:t>
      </w:r>
      <w:r w:rsidR="002440AF">
        <w:rPr>
          <w:rFonts w:ascii="Times New Roman" w:hAnsi="Times New Roman" w:cs="Times New Roman"/>
          <w:bCs/>
          <w:sz w:val="24"/>
          <w:szCs w:val="24"/>
        </w:rPr>
        <w:t>ase counts are shown for each trait</w:t>
      </w:r>
      <w:r w:rsidR="00596FF5">
        <w:rPr>
          <w:rFonts w:ascii="Times New Roman" w:hAnsi="Times New Roman" w:cs="Times New Roman"/>
          <w:bCs/>
          <w:sz w:val="24"/>
          <w:szCs w:val="24"/>
        </w:rPr>
        <w:t>, with the number of cases by year of follow-up plotted cumulatively and the year that the proportion of cases diagnosed reached 80% (orange) and 90% (grey) demarcated.</w:t>
      </w:r>
    </w:p>
    <w:p w14:paraId="07CD9D95" w14:textId="24A35788" w:rsidR="007A769B" w:rsidRDefault="007A769B">
      <w:pPr>
        <w:rPr>
          <w:rFonts w:ascii="Times New Roman" w:hAnsi="Times New Roman" w:cs="Times New Roman"/>
          <w:bCs/>
          <w:sz w:val="24"/>
          <w:szCs w:val="24"/>
        </w:rPr>
      </w:pPr>
      <w:r>
        <w:rPr>
          <w:rFonts w:ascii="Times New Roman" w:hAnsi="Times New Roman" w:cs="Times New Roman"/>
          <w:bCs/>
          <w:sz w:val="24"/>
          <w:szCs w:val="24"/>
        </w:rPr>
        <w:br w:type="page"/>
      </w:r>
    </w:p>
    <w:p w14:paraId="269E1C5B" w14:textId="1AB2A2D5" w:rsidR="00663373" w:rsidRDefault="00663373">
      <w:pPr>
        <w:rPr>
          <w:rFonts w:ascii="Times New Roman" w:hAnsi="Times New Roman" w:cs="Times New Roman"/>
          <w:bCs/>
          <w:sz w:val="24"/>
          <w:szCs w:val="24"/>
        </w:rPr>
      </w:pPr>
    </w:p>
    <w:p w14:paraId="123DE84A" w14:textId="77777777" w:rsidR="00663373" w:rsidRDefault="00663373" w:rsidP="00663373">
      <w:pPr>
        <w:spacing w:before="280" w:after="280" w:line="276" w:lineRule="auto"/>
        <w:jc w:val="both"/>
        <w:rPr>
          <w:rFonts w:ascii="Times New Roman" w:hAnsi="Times New Roman" w:cs="Times New Roman"/>
          <w:b/>
          <w:sz w:val="24"/>
          <w:szCs w:val="24"/>
          <w:highlight w:val="yellow"/>
        </w:rPr>
      </w:pPr>
      <w:r>
        <w:rPr>
          <w:rFonts w:ascii="Times New Roman" w:hAnsi="Times New Roman" w:cs="Times New Roman"/>
          <w:bCs/>
          <w:noProof/>
          <w:sz w:val="24"/>
          <w:szCs w:val="24"/>
          <w:lang w:eastAsia="en-GB"/>
        </w:rPr>
        <w:drawing>
          <wp:inline distT="0" distB="0" distL="0" distR="0" wp14:anchorId="7694D933" wp14:editId="52F8D4EA">
            <wp:extent cx="9575950" cy="3124200"/>
            <wp:effectExtent l="0" t="0" r="6350" b="0"/>
            <wp:docPr id="5" name="Picture 5" descr="C:\Users\s1888864\AppData\Local\Microsoft\Windows\INetCache\Content.Word\covaria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s1888864\AppData\Local\Microsoft\Windows\INetCache\Content.Word\covariates.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85969" cy="3127469"/>
                    </a:xfrm>
                    <a:prstGeom prst="rect">
                      <a:avLst/>
                    </a:prstGeom>
                    <a:noFill/>
                    <a:ln>
                      <a:noFill/>
                    </a:ln>
                  </pic:spPr>
                </pic:pic>
              </a:graphicData>
            </a:graphic>
          </wp:inline>
        </w:drawing>
      </w:r>
    </w:p>
    <w:p w14:paraId="7DC73C58" w14:textId="0998AD23" w:rsidR="00663373" w:rsidRDefault="00663373" w:rsidP="00663373">
      <w:pPr>
        <w:rPr>
          <w:rFonts w:ascii="Times New Roman" w:hAnsi="Times New Roman" w:cs="Times New Roman"/>
          <w:sz w:val="24"/>
          <w:szCs w:val="24"/>
        </w:rPr>
      </w:pPr>
      <w:r>
        <w:rPr>
          <w:rFonts w:ascii="Times New Roman" w:hAnsi="Times New Roman" w:cs="Times New Roman"/>
          <w:b/>
          <w:sz w:val="24"/>
          <w:szCs w:val="24"/>
        </w:rPr>
        <w:t xml:space="preserve">Extended Data Figure </w:t>
      </w:r>
      <w:ins w:id="15" w:author="Danni Gadd" w:date="2024-02-19T20:26:00Z">
        <w:r w:rsidR="000524F4">
          <w:rPr>
            <w:rFonts w:ascii="Times New Roman" w:hAnsi="Times New Roman" w:cs="Times New Roman"/>
            <w:b/>
            <w:sz w:val="24"/>
            <w:szCs w:val="24"/>
          </w:rPr>
          <w:t>6</w:t>
        </w:r>
      </w:ins>
      <w:del w:id="16" w:author="Danni Gadd" w:date="2024-02-19T20:26:00Z">
        <w:r w:rsidDel="000524F4">
          <w:rPr>
            <w:rFonts w:ascii="Times New Roman" w:hAnsi="Times New Roman" w:cs="Times New Roman"/>
            <w:b/>
            <w:sz w:val="24"/>
            <w:szCs w:val="24"/>
          </w:rPr>
          <w:delText>7</w:delText>
        </w:r>
      </w:del>
      <w:r w:rsidRPr="00663373">
        <w:rPr>
          <w:rFonts w:ascii="Times New Roman" w:hAnsi="Times New Roman" w:cs="Times New Roman"/>
          <w:b/>
          <w:sz w:val="24"/>
          <w:szCs w:val="24"/>
        </w:rPr>
        <w:t>. C</w:t>
      </w:r>
      <w:r>
        <w:rPr>
          <w:rFonts w:ascii="Times New Roman" w:hAnsi="Times New Roman" w:cs="Times New Roman"/>
          <w:b/>
          <w:sz w:val="24"/>
          <w:szCs w:val="24"/>
        </w:rPr>
        <w:t xml:space="preserve">omprehensive </w:t>
      </w:r>
      <w:r w:rsidRPr="00663373">
        <w:rPr>
          <w:rFonts w:ascii="Times New Roman" w:hAnsi="Times New Roman" w:cs="Times New Roman"/>
          <w:b/>
          <w:sz w:val="24"/>
          <w:szCs w:val="24"/>
        </w:rPr>
        <w:t>covariates that were modelled to evaluate the value added by the ProteinScores beyond these covariates.</w:t>
      </w:r>
      <w:r w:rsidRPr="00663373">
        <w:rPr>
          <w:rFonts w:ascii="Times New Roman" w:hAnsi="Times New Roman" w:cs="Times New Roman"/>
          <w:sz w:val="24"/>
          <w:szCs w:val="24"/>
        </w:rPr>
        <w:t xml:space="preserve"> Three increasingly complex sets of covariates were considered: 1) age and sex (where traits had not been sex-stratified), 2) further adjustment for a core set of six lifestyle and health covariates (BMI, alcohol consumption, social deprivation, educational attainment, smoking status and physical activity) and 3) further adjustment for an extended set of 18 biochemistry and physical attributes that are measurable in clinical settings. Performance when using only the ProteinScores was also considered.</w:t>
      </w:r>
      <w:r>
        <w:rPr>
          <w:rFonts w:ascii="Times New Roman" w:hAnsi="Times New Roman" w:cs="Times New Roman"/>
          <w:sz w:val="24"/>
          <w:szCs w:val="24"/>
        </w:rPr>
        <w:t xml:space="preserve"> </w:t>
      </w:r>
      <w:r w:rsidRPr="00663373">
        <w:rPr>
          <w:rFonts w:ascii="Times New Roman" w:hAnsi="Times New Roman" w:cs="Times New Roman"/>
          <w:sz w:val="24"/>
          <w:szCs w:val="24"/>
        </w:rPr>
        <w:t>When modelled alongside age and sex, 26 possible covariates were therefore used in maximally-adjusted models.</w:t>
      </w:r>
    </w:p>
    <w:p w14:paraId="41377913" w14:textId="082CB3BC" w:rsidR="003220A7" w:rsidRDefault="003220A7" w:rsidP="00663373">
      <w:pPr>
        <w:rPr>
          <w:rFonts w:ascii="Times New Roman" w:hAnsi="Times New Roman" w:cs="Times New Roman"/>
          <w:sz w:val="24"/>
          <w:szCs w:val="24"/>
        </w:rPr>
      </w:pPr>
    </w:p>
    <w:p w14:paraId="35F7E101" w14:textId="017FB590" w:rsidR="003220A7" w:rsidRDefault="003220A7" w:rsidP="00663373">
      <w:pPr>
        <w:rPr>
          <w:rFonts w:ascii="Times New Roman" w:hAnsi="Times New Roman" w:cs="Times New Roman"/>
          <w:sz w:val="24"/>
          <w:szCs w:val="24"/>
        </w:rPr>
      </w:pPr>
    </w:p>
    <w:p w14:paraId="1B6512C2" w14:textId="0F8D4DDC" w:rsidR="003220A7" w:rsidRDefault="003220A7" w:rsidP="00663373">
      <w:pPr>
        <w:rPr>
          <w:rFonts w:ascii="Times New Roman" w:hAnsi="Times New Roman" w:cs="Times New Roman"/>
          <w:sz w:val="24"/>
          <w:szCs w:val="24"/>
        </w:rPr>
      </w:pPr>
    </w:p>
    <w:p w14:paraId="59D53AE1" w14:textId="77777777" w:rsidR="003220A7" w:rsidRDefault="003220A7" w:rsidP="00663373">
      <w:pPr>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14:anchorId="461C57D8" wp14:editId="4862E524">
            <wp:extent cx="5273827" cy="4561367"/>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8134" cy="4565092"/>
                    </a:xfrm>
                    <a:prstGeom prst="rect">
                      <a:avLst/>
                    </a:prstGeom>
                    <a:noFill/>
                    <a:ln>
                      <a:noFill/>
                    </a:ln>
                  </pic:spPr>
                </pic:pic>
              </a:graphicData>
            </a:graphic>
          </wp:inline>
        </w:drawing>
      </w:r>
    </w:p>
    <w:p w14:paraId="55009795" w14:textId="4136C439" w:rsidR="00663373" w:rsidRPr="00F22F90" w:rsidRDefault="003220A7">
      <w:pPr>
        <w:rPr>
          <w:rFonts w:ascii="Times New Roman" w:hAnsi="Times New Roman" w:cs="Times New Roman"/>
          <w:sz w:val="24"/>
          <w:szCs w:val="24"/>
        </w:rPr>
      </w:pPr>
      <w:r>
        <w:rPr>
          <w:rFonts w:ascii="Times New Roman" w:hAnsi="Times New Roman" w:cs="Times New Roman"/>
          <w:b/>
          <w:sz w:val="24"/>
          <w:szCs w:val="24"/>
        </w:rPr>
        <w:t xml:space="preserve">Extended Data Figure </w:t>
      </w:r>
      <w:ins w:id="17" w:author="Danni Gadd" w:date="2024-02-19T20:26:00Z">
        <w:r w:rsidR="000524F4">
          <w:rPr>
            <w:rFonts w:ascii="Times New Roman" w:hAnsi="Times New Roman" w:cs="Times New Roman"/>
            <w:b/>
            <w:sz w:val="24"/>
            <w:szCs w:val="24"/>
          </w:rPr>
          <w:t>7</w:t>
        </w:r>
      </w:ins>
      <w:del w:id="18" w:author="Danni Gadd" w:date="2024-02-19T20:26:00Z">
        <w:r w:rsidDel="000524F4">
          <w:rPr>
            <w:rFonts w:ascii="Times New Roman" w:hAnsi="Times New Roman" w:cs="Times New Roman"/>
            <w:b/>
            <w:sz w:val="24"/>
            <w:szCs w:val="24"/>
          </w:rPr>
          <w:delText>8</w:delText>
        </w:r>
      </w:del>
      <w:r w:rsidRPr="00663373">
        <w:rPr>
          <w:rFonts w:ascii="Times New Roman" w:hAnsi="Times New Roman" w:cs="Times New Roman"/>
          <w:b/>
          <w:sz w:val="24"/>
          <w:szCs w:val="24"/>
        </w:rPr>
        <w:t xml:space="preserve">. </w:t>
      </w:r>
      <w:r>
        <w:rPr>
          <w:rFonts w:ascii="Times New Roman" w:hAnsi="Times New Roman" w:cs="Times New Roman"/>
          <w:b/>
          <w:sz w:val="24"/>
          <w:szCs w:val="24"/>
        </w:rPr>
        <w:t xml:space="preserve">Comparison of metabolomic and proteomic feature performance for type 2 diabetes (a) and </w:t>
      </w:r>
      <w:r w:rsidR="00057E2C">
        <w:rPr>
          <w:rFonts w:ascii="Times New Roman" w:hAnsi="Times New Roman" w:cs="Times New Roman"/>
          <w:b/>
          <w:sz w:val="24"/>
          <w:szCs w:val="24"/>
        </w:rPr>
        <w:t>all-cause mortality</w:t>
      </w:r>
      <w:r>
        <w:rPr>
          <w:rFonts w:ascii="Times New Roman" w:hAnsi="Times New Roman" w:cs="Times New Roman"/>
          <w:b/>
          <w:sz w:val="24"/>
          <w:szCs w:val="24"/>
        </w:rPr>
        <w:t xml:space="preserve"> (b) traits. </w:t>
      </w:r>
      <w:r>
        <w:rPr>
          <w:rFonts w:ascii="Times New Roman" w:hAnsi="Times New Roman" w:cs="Times New Roman"/>
          <w:sz w:val="24"/>
          <w:szCs w:val="24"/>
        </w:rPr>
        <w:t xml:space="preserve">ROC curves for 10-year onset scores developed in the subsets of the type 2 diabetes and </w:t>
      </w:r>
      <w:r w:rsidR="00D425EC">
        <w:rPr>
          <w:rFonts w:ascii="Times New Roman" w:hAnsi="Times New Roman" w:cs="Times New Roman"/>
          <w:sz w:val="24"/>
          <w:szCs w:val="24"/>
        </w:rPr>
        <w:t>all-cause mortality</w:t>
      </w:r>
      <w:r>
        <w:rPr>
          <w:rFonts w:ascii="Times New Roman" w:hAnsi="Times New Roman" w:cs="Times New Roman"/>
          <w:sz w:val="24"/>
          <w:szCs w:val="24"/>
        </w:rPr>
        <w:t xml:space="preserve"> train</w:t>
      </w:r>
      <w:r w:rsidR="00D425EC">
        <w:rPr>
          <w:rFonts w:ascii="Times New Roman" w:hAnsi="Times New Roman" w:cs="Times New Roman"/>
          <w:sz w:val="24"/>
          <w:szCs w:val="24"/>
        </w:rPr>
        <w:t>ing</w:t>
      </w:r>
      <w:r>
        <w:rPr>
          <w:rFonts w:ascii="Times New Roman" w:hAnsi="Times New Roman" w:cs="Times New Roman"/>
          <w:sz w:val="24"/>
          <w:szCs w:val="24"/>
        </w:rPr>
        <w:t xml:space="preserve"> and test populations that had metabolomics and proteomics available. A Metabolomic score (MetaboScore), ProteinScore, and a joint omics score (MetaboProteinScore) are modelled individually and concurrently and benchmarked against </w:t>
      </w:r>
      <w:r w:rsidR="00D425EC">
        <w:rPr>
          <w:rFonts w:ascii="Times New Roman" w:hAnsi="Times New Roman" w:cs="Times New Roman"/>
          <w:sz w:val="24"/>
          <w:szCs w:val="24"/>
        </w:rPr>
        <w:t>e</w:t>
      </w:r>
      <w:r w:rsidR="00F22F90">
        <w:rPr>
          <w:rFonts w:ascii="Times New Roman" w:hAnsi="Times New Roman" w:cs="Times New Roman"/>
          <w:sz w:val="24"/>
          <w:szCs w:val="24"/>
        </w:rPr>
        <w:t xml:space="preserve">ither </w:t>
      </w:r>
      <w:r>
        <w:rPr>
          <w:rFonts w:ascii="Times New Roman" w:hAnsi="Times New Roman" w:cs="Times New Roman"/>
          <w:sz w:val="24"/>
          <w:szCs w:val="24"/>
        </w:rPr>
        <w:t>age</w:t>
      </w:r>
      <w:r w:rsidR="00F22F90">
        <w:rPr>
          <w:rFonts w:ascii="Times New Roman" w:hAnsi="Times New Roman" w:cs="Times New Roman"/>
          <w:sz w:val="24"/>
          <w:szCs w:val="24"/>
        </w:rPr>
        <w:t xml:space="preserve"> and </w:t>
      </w:r>
      <w:r>
        <w:rPr>
          <w:rFonts w:ascii="Times New Roman" w:hAnsi="Times New Roman" w:cs="Times New Roman"/>
          <w:sz w:val="24"/>
          <w:szCs w:val="24"/>
        </w:rPr>
        <w:t>se</w:t>
      </w:r>
      <w:r w:rsidR="00F22F90">
        <w:rPr>
          <w:rFonts w:ascii="Times New Roman" w:hAnsi="Times New Roman" w:cs="Times New Roman"/>
          <w:sz w:val="24"/>
          <w:szCs w:val="24"/>
        </w:rPr>
        <w:t xml:space="preserve">x, </w:t>
      </w:r>
      <w:r>
        <w:rPr>
          <w:rFonts w:ascii="Times New Roman" w:hAnsi="Times New Roman" w:cs="Times New Roman"/>
          <w:sz w:val="24"/>
          <w:szCs w:val="24"/>
        </w:rPr>
        <w:t>six lifestyle factors</w:t>
      </w:r>
      <w:r w:rsidR="00F22F90">
        <w:rPr>
          <w:rFonts w:ascii="Times New Roman" w:hAnsi="Times New Roman" w:cs="Times New Roman"/>
          <w:sz w:val="24"/>
          <w:szCs w:val="24"/>
        </w:rPr>
        <w:t>, or a</w:t>
      </w:r>
      <w:r w:rsidR="00D425EC">
        <w:rPr>
          <w:rFonts w:ascii="Times New Roman" w:hAnsi="Times New Roman" w:cs="Times New Roman"/>
          <w:sz w:val="24"/>
          <w:szCs w:val="24"/>
        </w:rPr>
        <w:t>n</w:t>
      </w:r>
      <w:r w:rsidR="00F22F90">
        <w:rPr>
          <w:rFonts w:ascii="Times New Roman" w:hAnsi="Times New Roman" w:cs="Times New Roman"/>
          <w:sz w:val="24"/>
          <w:szCs w:val="24"/>
        </w:rPr>
        <w:t xml:space="preserve"> ‘extended set’ including these variables in addition to a further</w:t>
      </w:r>
      <w:r>
        <w:rPr>
          <w:rFonts w:ascii="Times New Roman" w:hAnsi="Times New Roman" w:cs="Times New Roman"/>
          <w:sz w:val="24"/>
          <w:szCs w:val="24"/>
        </w:rPr>
        <w:t xml:space="preserve"> 18 clinically-relevant covariates.</w:t>
      </w:r>
      <w:r w:rsidR="00B32854">
        <w:rPr>
          <w:rFonts w:ascii="Times New Roman" w:hAnsi="Times New Roman" w:cs="Times New Roman"/>
          <w:sz w:val="24"/>
          <w:szCs w:val="24"/>
        </w:rPr>
        <w:t xml:space="preserve"> Full summary statistics are available in </w:t>
      </w:r>
      <w:r w:rsidR="00B32854" w:rsidRPr="00B32854">
        <w:rPr>
          <w:rFonts w:ascii="Times New Roman" w:hAnsi="Times New Roman" w:cs="Times New Roman"/>
          <w:b/>
          <w:bCs/>
          <w:sz w:val="24"/>
          <w:szCs w:val="24"/>
        </w:rPr>
        <w:t>Supplementary Table 16</w:t>
      </w:r>
      <w:r w:rsidR="00B32854">
        <w:rPr>
          <w:rFonts w:ascii="Times New Roman" w:hAnsi="Times New Roman" w:cs="Times New Roman"/>
          <w:sz w:val="24"/>
          <w:szCs w:val="24"/>
        </w:rPr>
        <w:t>.</w:t>
      </w:r>
    </w:p>
    <w:p w14:paraId="37104984" w14:textId="02D84578" w:rsidR="002440AF" w:rsidRPr="002440AF" w:rsidRDefault="000524F4" w:rsidP="002440AF">
      <w:pPr>
        <w:rPr>
          <w:rFonts w:ascii="Times New Roman" w:hAnsi="Times New Roman" w:cs="Times New Roman"/>
          <w:bCs/>
          <w:sz w:val="24"/>
          <w:szCs w:val="24"/>
        </w:rPr>
      </w:pPr>
      <w:r>
        <w:rPr>
          <w:rFonts w:ascii="Times New Roman" w:hAnsi="Times New Roman" w:cs="Times New Roman"/>
          <w:noProof/>
          <w:sz w:val="24"/>
          <w:szCs w:val="24"/>
          <w:lang w:eastAsia="en-GB"/>
        </w:rPr>
        <w:lastRenderedPageBreak/>
        <w:pict w14:anchorId="350084CA">
          <v:shape id="_x0000_i1028" type="#_x0000_t75" style="width:648.85pt;height:282.15pt">
            <v:imagedata r:id="rId15" o:title="Copy of UKB_suppl_fig4 (1)"/>
          </v:shape>
        </w:pict>
      </w:r>
    </w:p>
    <w:p w14:paraId="2DDE1E94" w14:textId="6D12947F" w:rsidR="00F53E87" w:rsidRPr="00A214E1" w:rsidRDefault="005818D1" w:rsidP="00F53E87">
      <w:pPr>
        <w:rPr>
          <w:rFonts w:ascii="Times New Roman" w:hAnsi="Times New Roman" w:cs="Times New Roman"/>
          <w:sz w:val="24"/>
          <w:szCs w:val="24"/>
        </w:rPr>
      </w:pPr>
      <w:r>
        <w:rPr>
          <w:rFonts w:ascii="Times New Roman" w:hAnsi="Times New Roman" w:cs="Times New Roman"/>
          <w:b/>
          <w:bCs/>
          <w:sz w:val="24"/>
          <w:szCs w:val="24"/>
        </w:rPr>
        <w:t xml:space="preserve">Extended Data Figure </w:t>
      </w:r>
      <w:ins w:id="19" w:author="Danni Gadd" w:date="2024-02-19T20:26:00Z">
        <w:r w:rsidR="000524F4">
          <w:rPr>
            <w:rFonts w:ascii="Times New Roman" w:hAnsi="Times New Roman" w:cs="Times New Roman"/>
            <w:b/>
            <w:bCs/>
            <w:sz w:val="24"/>
            <w:szCs w:val="24"/>
          </w:rPr>
          <w:t>8</w:t>
        </w:r>
      </w:ins>
      <w:del w:id="20" w:author="Danni Gadd" w:date="2024-02-19T20:26:00Z">
        <w:r w:rsidR="004E4E9C" w:rsidDel="000524F4">
          <w:rPr>
            <w:rFonts w:ascii="Times New Roman" w:hAnsi="Times New Roman" w:cs="Times New Roman"/>
            <w:b/>
            <w:bCs/>
            <w:sz w:val="24"/>
            <w:szCs w:val="24"/>
          </w:rPr>
          <w:delText>9</w:delText>
        </w:r>
      </w:del>
      <w:r w:rsidR="002248C6">
        <w:rPr>
          <w:rFonts w:ascii="Times New Roman" w:hAnsi="Times New Roman" w:cs="Times New Roman"/>
          <w:b/>
          <w:bCs/>
          <w:sz w:val="24"/>
          <w:szCs w:val="24"/>
        </w:rPr>
        <w:t xml:space="preserve">. </w:t>
      </w:r>
      <w:r w:rsidR="00453001">
        <w:rPr>
          <w:rFonts w:ascii="Times New Roman" w:hAnsi="Times New Roman" w:cs="Times New Roman"/>
          <w:b/>
          <w:bCs/>
          <w:sz w:val="24"/>
          <w:szCs w:val="24"/>
        </w:rPr>
        <w:t xml:space="preserve">Summary of </w:t>
      </w:r>
      <w:r w:rsidR="00777149">
        <w:rPr>
          <w:rFonts w:ascii="Times New Roman" w:hAnsi="Times New Roman" w:cs="Times New Roman"/>
          <w:b/>
          <w:bCs/>
          <w:sz w:val="24"/>
          <w:szCs w:val="24"/>
        </w:rPr>
        <w:t xml:space="preserve">the </w:t>
      </w:r>
      <w:r w:rsidR="00453001">
        <w:rPr>
          <w:rFonts w:ascii="Times New Roman" w:hAnsi="Times New Roman" w:cs="Times New Roman"/>
          <w:b/>
          <w:bCs/>
          <w:sz w:val="24"/>
          <w:szCs w:val="24"/>
        </w:rPr>
        <w:t>ProteinScore development pipeline</w:t>
      </w:r>
      <w:r w:rsidR="002248C6">
        <w:rPr>
          <w:rFonts w:ascii="Times New Roman" w:hAnsi="Times New Roman" w:cs="Times New Roman"/>
          <w:b/>
          <w:bCs/>
          <w:sz w:val="24"/>
          <w:szCs w:val="24"/>
        </w:rPr>
        <w:t>.</w:t>
      </w:r>
      <w:r w:rsidR="00777149">
        <w:rPr>
          <w:rFonts w:ascii="Times New Roman" w:hAnsi="Times New Roman" w:cs="Times New Roman"/>
          <w:bCs/>
          <w:sz w:val="24"/>
          <w:szCs w:val="24"/>
        </w:rPr>
        <w:t xml:space="preserve"> ProteinScores were de</w:t>
      </w:r>
      <w:r w:rsidR="003B643F">
        <w:rPr>
          <w:rFonts w:ascii="Times New Roman" w:hAnsi="Times New Roman" w:cs="Times New Roman"/>
          <w:bCs/>
          <w:sz w:val="24"/>
          <w:szCs w:val="24"/>
        </w:rPr>
        <w:t xml:space="preserve">veloped across fifty randomised iterations. </w:t>
      </w:r>
      <w:r w:rsidR="00777149">
        <w:rPr>
          <w:rFonts w:ascii="Times New Roman" w:hAnsi="Times New Roman" w:cs="Times New Roman"/>
          <w:sz w:val="24"/>
          <w:szCs w:val="24"/>
        </w:rPr>
        <w:t>For each ite</w:t>
      </w:r>
      <w:r w:rsidR="00A214E1">
        <w:rPr>
          <w:rFonts w:ascii="Times New Roman" w:hAnsi="Times New Roman" w:cs="Times New Roman"/>
          <w:sz w:val="24"/>
          <w:szCs w:val="24"/>
        </w:rPr>
        <w:t xml:space="preserve">ration, 50% of available cases </w:t>
      </w:r>
      <w:r w:rsidR="00777149">
        <w:rPr>
          <w:rFonts w:ascii="Times New Roman" w:hAnsi="Times New Roman" w:cs="Times New Roman"/>
          <w:sz w:val="24"/>
          <w:szCs w:val="24"/>
        </w:rPr>
        <w:t>were randomly allocated to the training</w:t>
      </w:r>
      <w:r w:rsidR="00A214E1">
        <w:rPr>
          <w:rFonts w:ascii="Times New Roman" w:hAnsi="Times New Roman" w:cs="Times New Roman"/>
          <w:sz w:val="24"/>
          <w:szCs w:val="24"/>
        </w:rPr>
        <w:t xml:space="preserve"> set and 50% of controls were randomly sampled to obtain a 1:3 case:control ratio. </w:t>
      </w:r>
      <w:r w:rsidR="00F034D7">
        <w:rPr>
          <w:rFonts w:ascii="Times New Roman" w:hAnsi="Times New Roman" w:cs="Times New Roman"/>
          <w:sz w:val="24"/>
          <w:szCs w:val="24"/>
        </w:rPr>
        <w:t>Cox PH elastic net regression with cross-fold validation across folds of the training sample was used to</w:t>
      </w:r>
      <w:r w:rsidR="00A214E1">
        <w:rPr>
          <w:rFonts w:ascii="Times New Roman" w:hAnsi="Times New Roman" w:cs="Times New Roman"/>
          <w:sz w:val="24"/>
          <w:szCs w:val="24"/>
        </w:rPr>
        <w:t xml:space="preserve"> derive weighting coefficients. The 50% of cases that were not included in the training set were allocated to the test set. If cases in the test set occurred after the threshold for onset evaluation (i.e. 5-year or 10-year), they were relabelled as controls and randomly sampled with the 50% of controls not considered during training, to obtain a 1:3 case:control ratio. Of the fifty </w:t>
      </w:r>
      <w:r w:rsidR="00777149">
        <w:rPr>
          <w:rFonts w:ascii="Times New Roman" w:hAnsi="Times New Roman" w:cs="Times New Roman"/>
          <w:sz w:val="24"/>
          <w:szCs w:val="24"/>
        </w:rPr>
        <w:t>ProteinScore</w:t>
      </w:r>
      <w:r w:rsidR="00A214E1">
        <w:rPr>
          <w:rFonts w:ascii="Times New Roman" w:hAnsi="Times New Roman" w:cs="Times New Roman"/>
          <w:sz w:val="24"/>
          <w:szCs w:val="24"/>
        </w:rPr>
        <w:t xml:space="preserve"> iterations tested, the ProteinScore</w:t>
      </w:r>
      <w:r w:rsidR="00777149">
        <w:rPr>
          <w:rFonts w:ascii="Times New Roman" w:hAnsi="Times New Roman" w:cs="Times New Roman"/>
          <w:sz w:val="24"/>
          <w:szCs w:val="24"/>
        </w:rPr>
        <w:t xml:space="preserve"> that yielded the median incremental difference to the Area Under the Curve (AUC)</w:t>
      </w:r>
      <w:r w:rsidR="00E034E9">
        <w:rPr>
          <w:rFonts w:ascii="Times New Roman" w:hAnsi="Times New Roman" w:cs="Times New Roman"/>
          <w:sz w:val="24"/>
          <w:szCs w:val="24"/>
        </w:rPr>
        <w:t xml:space="preserve"> </w:t>
      </w:r>
      <w:r w:rsidR="00A214E1">
        <w:rPr>
          <w:rFonts w:ascii="Times New Roman" w:hAnsi="Times New Roman" w:cs="Times New Roman"/>
          <w:sz w:val="24"/>
          <w:szCs w:val="24"/>
        </w:rPr>
        <w:t xml:space="preserve">beyond a minimally-adjusted model </w:t>
      </w:r>
      <w:r w:rsidR="00777149">
        <w:rPr>
          <w:rFonts w:ascii="Times New Roman" w:hAnsi="Times New Roman" w:cs="Times New Roman"/>
          <w:sz w:val="24"/>
          <w:szCs w:val="24"/>
        </w:rPr>
        <w:t xml:space="preserve">was identified. </w:t>
      </w:r>
      <w:r w:rsidR="00F034D7">
        <w:rPr>
          <w:rFonts w:ascii="Times New Roman" w:hAnsi="Times New Roman" w:cs="Times New Roman"/>
          <w:sz w:val="24"/>
          <w:szCs w:val="24"/>
        </w:rPr>
        <w:t xml:space="preserve">If no features were selected for an iteration, it was weighted with a performance of 0 in </w:t>
      </w:r>
      <w:r w:rsidR="003A6178">
        <w:rPr>
          <w:rFonts w:ascii="Times New Roman" w:hAnsi="Times New Roman" w:cs="Times New Roman"/>
          <w:sz w:val="24"/>
          <w:szCs w:val="24"/>
        </w:rPr>
        <w:t>median AUC selection</w:t>
      </w:r>
      <w:r w:rsidR="009A32C7">
        <w:rPr>
          <w:rFonts w:ascii="Times New Roman" w:hAnsi="Times New Roman" w:cs="Times New Roman"/>
          <w:sz w:val="24"/>
          <w:szCs w:val="24"/>
        </w:rPr>
        <w:t xml:space="preserve">. </w:t>
      </w:r>
      <w:r w:rsidR="00674139">
        <w:rPr>
          <w:rFonts w:ascii="Times New Roman" w:hAnsi="Times New Roman" w:cs="Times New Roman"/>
          <w:sz w:val="24"/>
          <w:szCs w:val="24"/>
        </w:rPr>
        <w:t>I</w:t>
      </w:r>
      <w:r w:rsidR="003A6178">
        <w:rPr>
          <w:rFonts w:ascii="Times New Roman" w:hAnsi="Times New Roman" w:cs="Times New Roman"/>
          <w:sz w:val="24"/>
          <w:szCs w:val="24"/>
        </w:rPr>
        <w:t xml:space="preserve">f </w:t>
      </w:r>
      <w:r w:rsidR="009A32C7">
        <w:rPr>
          <w:rFonts w:ascii="Times New Roman" w:hAnsi="Times New Roman" w:cs="Times New Roman"/>
          <w:sz w:val="24"/>
          <w:szCs w:val="24"/>
        </w:rPr>
        <w:t>features were selected</w:t>
      </w:r>
      <w:r w:rsidR="003B643F">
        <w:rPr>
          <w:rFonts w:ascii="Times New Roman" w:hAnsi="Times New Roman" w:cs="Times New Roman"/>
          <w:sz w:val="24"/>
          <w:szCs w:val="24"/>
        </w:rPr>
        <w:t xml:space="preserve"> </w:t>
      </w:r>
      <w:r w:rsidR="009A32C7">
        <w:rPr>
          <w:rFonts w:ascii="Times New Roman" w:hAnsi="Times New Roman" w:cs="Times New Roman"/>
          <w:sz w:val="24"/>
          <w:szCs w:val="24"/>
        </w:rPr>
        <w:t xml:space="preserve">for an iteration </w:t>
      </w:r>
      <w:r w:rsidR="003B643F">
        <w:rPr>
          <w:rFonts w:ascii="Times New Roman" w:hAnsi="Times New Roman" w:cs="Times New Roman"/>
          <w:sz w:val="24"/>
          <w:szCs w:val="24"/>
        </w:rPr>
        <w:t xml:space="preserve">but the randomly sampled test set included no </w:t>
      </w:r>
      <w:r w:rsidR="00F034D7">
        <w:rPr>
          <w:rFonts w:ascii="Times New Roman" w:hAnsi="Times New Roman" w:cs="Times New Roman"/>
          <w:sz w:val="24"/>
          <w:szCs w:val="24"/>
        </w:rPr>
        <w:t>cases at</w:t>
      </w:r>
      <w:r w:rsidR="003B643F">
        <w:rPr>
          <w:rFonts w:ascii="Times New Roman" w:hAnsi="Times New Roman" w:cs="Times New Roman"/>
          <w:sz w:val="24"/>
          <w:szCs w:val="24"/>
        </w:rPr>
        <w:t xml:space="preserve"> or beyond the onset threshold (precluding</w:t>
      </w:r>
      <w:r w:rsidR="00F034D7">
        <w:rPr>
          <w:rFonts w:ascii="Times New Roman" w:hAnsi="Times New Roman" w:cs="Times New Roman"/>
          <w:sz w:val="24"/>
          <w:szCs w:val="24"/>
        </w:rPr>
        <w:t xml:space="preserve"> extraction of baseline hazard at this point </w:t>
      </w:r>
      <w:r w:rsidR="003A6178">
        <w:rPr>
          <w:rFonts w:ascii="Times New Roman" w:hAnsi="Times New Roman" w:cs="Times New Roman"/>
          <w:sz w:val="24"/>
          <w:szCs w:val="24"/>
        </w:rPr>
        <w:t>for AUC calculation) t</w:t>
      </w:r>
      <w:r w:rsidR="003B643F">
        <w:rPr>
          <w:rFonts w:ascii="Times New Roman" w:hAnsi="Times New Roman" w:cs="Times New Roman"/>
          <w:sz w:val="24"/>
          <w:szCs w:val="24"/>
        </w:rPr>
        <w:t>hese models were excluded from the median ProteinScore selection.</w:t>
      </w:r>
    </w:p>
    <w:sectPr w:rsidR="00F53E87" w:rsidRPr="00A214E1" w:rsidSect="008A12EB">
      <w:pgSz w:w="16838" w:h="11906" w:orient="landscape"/>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0DA771" w14:textId="77777777" w:rsidR="00A62CFE" w:rsidRDefault="00A62CFE" w:rsidP="00202524">
      <w:pPr>
        <w:spacing w:after="0" w:line="240" w:lineRule="auto"/>
      </w:pPr>
      <w:r>
        <w:separator/>
      </w:r>
    </w:p>
  </w:endnote>
  <w:endnote w:type="continuationSeparator" w:id="0">
    <w:p w14:paraId="44F5070D" w14:textId="77777777" w:rsidR="00A62CFE" w:rsidRDefault="00A62CFE" w:rsidP="002025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92D56B" w14:textId="77777777" w:rsidR="00A62CFE" w:rsidRDefault="00A62CFE" w:rsidP="00202524">
      <w:pPr>
        <w:spacing w:after="0" w:line="240" w:lineRule="auto"/>
      </w:pPr>
      <w:r>
        <w:separator/>
      </w:r>
    </w:p>
  </w:footnote>
  <w:footnote w:type="continuationSeparator" w:id="0">
    <w:p w14:paraId="547A7D46" w14:textId="77777777" w:rsidR="00A62CFE" w:rsidRDefault="00A62CFE" w:rsidP="00202524">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nni Gadd">
    <w15:presenceInfo w15:providerId="AD" w15:userId="S::s1888864@ed.ac.uk::8da4adf7-bd24-4fc1-8f67-4caf00c50c6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3A74"/>
    <w:rsid w:val="0001503B"/>
    <w:rsid w:val="000214E0"/>
    <w:rsid w:val="00030426"/>
    <w:rsid w:val="000524F4"/>
    <w:rsid w:val="00057E2C"/>
    <w:rsid w:val="00072C7D"/>
    <w:rsid w:val="0007386A"/>
    <w:rsid w:val="00085B73"/>
    <w:rsid w:val="000978DD"/>
    <w:rsid w:val="000A28BC"/>
    <w:rsid w:val="000D7B5B"/>
    <w:rsid w:val="000F72A9"/>
    <w:rsid w:val="00103563"/>
    <w:rsid w:val="00132C2B"/>
    <w:rsid w:val="00145098"/>
    <w:rsid w:val="001461C5"/>
    <w:rsid w:val="00157F98"/>
    <w:rsid w:val="00161545"/>
    <w:rsid w:val="0017162F"/>
    <w:rsid w:val="00172367"/>
    <w:rsid w:val="00172C95"/>
    <w:rsid w:val="0017321D"/>
    <w:rsid w:val="0017596F"/>
    <w:rsid w:val="00183FEB"/>
    <w:rsid w:val="00185D6B"/>
    <w:rsid w:val="001A6FF1"/>
    <w:rsid w:val="001D4648"/>
    <w:rsid w:val="001E2772"/>
    <w:rsid w:val="001F07ED"/>
    <w:rsid w:val="001F7220"/>
    <w:rsid w:val="00201780"/>
    <w:rsid w:val="00202524"/>
    <w:rsid w:val="0021317C"/>
    <w:rsid w:val="002161B0"/>
    <w:rsid w:val="002248C6"/>
    <w:rsid w:val="002440AF"/>
    <w:rsid w:val="002576E7"/>
    <w:rsid w:val="00260A14"/>
    <w:rsid w:val="00276E3F"/>
    <w:rsid w:val="002B0037"/>
    <w:rsid w:val="002C0C04"/>
    <w:rsid w:val="002C54D1"/>
    <w:rsid w:val="002E1514"/>
    <w:rsid w:val="002E763F"/>
    <w:rsid w:val="00314984"/>
    <w:rsid w:val="00316567"/>
    <w:rsid w:val="00320950"/>
    <w:rsid w:val="003220A7"/>
    <w:rsid w:val="00333B61"/>
    <w:rsid w:val="0033400E"/>
    <w:rsid w:val="00337F6C"/>
    <w:rsid w:val="00345C4A"/>
    <w:rsid w:val="0035086B"/>
    <w:rsid w:val="00374C29"/>
    <w:rsid w:val="003764E3"/>
    <w:rsid w:val="00395622"/>
    <w:rsid w:val="003A21B3"/>
    <w:rsid w:val="003A6178"/>
    <w:rsid w:val="003B643F"/>
    <w:rsid w:val="003D0C45"/>
    <w:rsid w:val="003F1C9D"/>
    <w:rsid w:val="003F6BCD"/>
    <w:rsid w:val="00426080"/>
    <w:rsid w:val="0043424C"/>
    <w:rsid w:val="00437DB5"/>
    <w:rsid w:val="0044295C"/>
    <w:rsid w:val="004432C4"/>
    <w:rsid w:val="00453001"/>
    <w:rsid w:val="00453B8D"/>
    <w:rsid w:val="004949D8"/>
    <w:rsid w:val="004A0CF1"/>
    <w:rsid w:val="004C1E2B"/>
    <w:rsid w:val="004E4E9C"/>
    <w:rsid w:val="0050430C"/>
    <w:rsid w:val="005107DB"/>
    <w:rsid w:val="00520CC7"/>
    <w:rsid w:val="00523869"/>
    <w:rsid w:val="005279B6"/>
    <w:rsid w:val="0055408F"/>
    <w:rsid w:val="00564879"/>
    <w:rsid w:val="00570B1C"/>
    <w:rsid w:val="005732F3"/>
    <w:rsid w:val="005757C4"/>
    <w:rsid w:val="00580B45"/>
    <w:rsid w:val="005818D1"/>
    <w:rsid w:val="00591B1F"/>
    <w:rsid w:val="00596FF5"/>
    <w:rsid w:val="005A141D"/>
    <w:rsid w:val="005C7804"/>
    <w:rsid w:val="005E0788"/>
    <w:rsid w:val="005E216D"/>
    <w:rsid w:val="005F13EF"/>
    <w:rsid w:val="006015FD"/>
    <w:rsid w:val="00603272"/>
    <w:rsid w:val="00613443"/>
    <w:rsid w:val="006303ED"/>
    <w:rsid w:val="006342F9"/>
    <w:rsid w:val="00656EE4"/>
    <w:rsid w:val="00663373"/>
    <w:rsid w:val="00674139"/>
    <w:rsid w:val="00676E03"/>
    <w:rsid w:val="006865D5"/>
    <w:rsid w:val="006876F6"/>
    <w:rsid w:val="00697ABD"/>
    <w:rsid w:val="006A3678"/>
    <w:rsid w:val="006B3CAC"/>
    <w:rsid w:val="006C66CE"/>
    <w:rsid w:val="0070152A"/>
    <w:rsid w:val="00711A1A"/>
    <w:rsid w:val="00717316"/>
    <w:rsid w:val="00736882"/>
    <w:rsid w:val="00745CD0"/>
    <w:rsid w:val="00750DE2"/>
    <w:rsid w:val="007629D1"/>
    <w:rsid w:val="00770767"/>
    <w:rsid w:val="00770BB4"/>
    <w:rsid w:val="0077418F"/>
    <w:rsid w:val="00774528"/>
    <w:rsid w:val="00777149"/>
    <w:rsid w:val="00783CD5"/>
    <w:rsid w:val="007A572E"/>
    <w:rsid w:val="007A74A1"/>
    <w:rsid w:val="007A769B"/>
    <w:rsid w:val="007B4524"/>
    <w:rsid w:val="007B6AED"/>
    <w:rsid w:val="007C1002"/>
    <w:rsid w:val="007E37DA"/>
    <w:rsid w:val="007E4762"/>
    <w:rsid w:val="007E6D7C"/>
    <w:rsid w:val="007F3438"/>
    <w:rsid w:val="008009ED"/>
    <w:rsid w:val="008011BD"/>
    <w:rsid w:val="00811C29"/>
    <w:rsid w:val="00824279"/>
    <w:rsid w:val="0083137C"/>
    <w:rsid w:val="00843A74"/>
    <w:rsid w:val="0085314A"/>
    <w:rsid w:val="00856DD1"/>
    <w:rsid w:val="00857017"/>
    <w:rsid w:val="008613C5"/>
    <w:rsid w:val="0089774A"/>
    <w:rsid w:val="008A12EB"/>
    <w:rsid w:val="008B1BDD"/>
    <w:rsid w:val="008C068A"/>
    <w:rsid w:val="008C7AE1"/>
    <w:rsid w:val="008D4F01"/>
    <w:rsid w:val="008E788A"/>
    <w:rsid w:val="00904921"/>
    <w:rsid w:val="00917F57"/>
    <w:rsid w:val="00921523"/>
    <w:rsid w:val="00925427"/>
    <w:rsid w:val="00926C8F"/>
    <w:rsid w:val="00937D89"/>
    <w:rsid w:val="0095122F"/>
    <w:rsid w:val="00956B60"/>
    <w:rsid w:val="009731E4"/>
    <w:rsid w:val="00975D45"/>
    <w:rsid w:val="00991024"/>
    <w:rsid w:val="0099315C"/>
    <w:rsid w:val="00994034"/>
    <w:rsid w:val="009A32C7"/>
    <w:rsid w:val="009B74CD"/>
    <w:rsid w:val="009D1A5D"/>
    <w:rsid w:val="009D5A9B"/>
    <w:rsid w:val="00A0438A"/>
    <w:rsid w:val="00A13E39"/>
    <w:rsid w:val="00A20550"/>
    <w:rsid w:val="00A214E1"/>
    <w:rsid w:val="00A269CB"/>
    <w:rsid w:val="00A31C79"/>
    <w:rsid w:val="00A32A21"/>
    <w:rsid w:val="00A41B78"/>
    <w:rsid w:val="00A42635"/>
    <w:rsid w:val="00A4491D"/>
    <w:rsid w:val="00A55E45"/>
    <w:rsid w:val="00A62CFE"/>
    <w:rsid w:val="00A9073E"/>
    <w:rsid w:val="00A90F38"/>
    <w:rsid w:val="00A95C0D"/>
    <w:rsid w:val="00AB6247"/>
    <w:rsid w:val="00AD193F"/>
    <w:rsid w:val="00AD6232"/>
    <w:rsid w:val="00AF2826"/>
    <w:rsid w:val="00AF4A3C"/>
    <w:rsid w:val="00B0379E"/>
    <w:rsid w:val="00B32854"/>
    <w:rsid w:val="00B42348"/>
    <w:rsid w:val="00B42CB1"/>
    <w:rsid w:val="00B47E7D"/>
    <w:rsid w:val="00B62CF9"/>
    <w:rsid w:val="00B67359"/>
    <w:rsid w:val="00B76703"/>
    <w:rsid w:val="00B814C2"/>
    <w:rsid w:val="00B876FF"/>
    <w:rsid w:val="00B9394B"/>
    <w:rsid w:val="00BA63E8"/>
    <w:rsid w:val="00BA77A7"/>
    <w:rsid w:val="00BB2E19"/>
    <w:rsid w:val="00BD1A03"/>
    <w:rsid w:val="00BD7C79"/>
    <w:rsid w:val="00BE1855"/>
    <w:rsid w:val="00BF50F4"/>
    <w:rsid w:val="00C1316D"/>
    <w:rsid w:val="00C17FE1"/>
    <w:rsid w:val="00C5638C"/>
    <w:rsid w:val="00C70A50"/>
    <w:rsid w:val="00C93C64"/>
    <w:rsid w:val="00C9782F"/>
    <w:rsid w:val="00CB7236"/>
    <w:rsid w:val="00CC0322"/>
    <w:rsid w:val="00CD5D1F"/>
    <w:rsid w:val="00D03EB8"/>
    <w:rsid w:val="00D163BD"/>
    <w:rsid w:val="00D16476"/>
    <w:rsid w:val="00D35061"/>
    <w:rsid w:val="00D425EC"/>
    <w:rsid w:val="00D5251F"/>
    <w:rsid w:val="00D60BFA"/>
    <w:rsid w:val="00D667DE"/>
    <w:rsid w:val="00D80495"/>
    <w:rsid w:val="00D94489"/>
    <w:rsid w:val="00DD47CC"/>
    <w:rsid w:val="00DF4D22"/>
    <w:rsid w:val="00DF640B"/>
    <w:rsid w:val="00E0064A"/>
    <w:rsid w:val="00E034E9"/>
    <w:rsid w:val="00E17422"/>
    <w:rsid w:val="00E3382E"/>
    <w:rsid w:val="00E343BC"/>
    <w:rsid w:val="00E40D88"/>
    <w:rsid w:val="00E624FB"/>
    <w:rsid w:val="00E716E9"/>
    <w:rsid w:val="00E73061"/>
    <w:rsid w:val="00E81211"/>
    <w:rsid w:val="00EA568A"/>
    <w:rsid w:val="00EE5552"/>
    <w:rsid w:val="00F00C0C"/>
    <w:rsid w:val="00F00C72"/>
    <w:rsid w:val="00F034D7"/>
    <w:rsid w:val="00F11700"/>
    <w:rsid w:val="00F21CC7"/>
    <w:rsid w:val="00F22F90"/>
    <w:rsid w:val="00F237E7"/>
    <w:rsid w:val="00F32487"/>
    <w:rsid w:val="00F334B2"/>
    <w:rsid w:val="00F362E1"/>
    <w:rsid w:val="00F41788"/>
    <w:rsid w:val="00F437EA"/>
    <w:rsid w:val="00F53E87"/>
    <w:rsid w:val="00F60875"/>
    <w:rsid w:val="00F71BDB"/>
    <w:rsid w:val="00F853B1"/>
    <w:rsid w:val="00FC7B8B"/>
    <w:rsid w:val="00FD6707"/>
    <w:rsid w:val="00FE2F05"/>
    <w:rsid w:val="00FF03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685B9A11"/>
  <w15:chartTrackingRefBased/>
  <w15:docId w15:val="{F60B182F-AB18-4593-A563-9A0F7F172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40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856DD1"/>
    <w:rPr>
      <w:sz w:val="16"/>
      <w:szCs w:val="16"/>
    </w:rPr>
  </w:style>
  <w:style w:type="paragraph" w:styleId="CommentText">
    <w:name w:val="annotation text"/>
    <w:basedOn w:val="Normal"/>
    <w:link w:val="CommentTextChar"/>
    <w:uiPriority w:val="99"/>
    <w:semiHidden/>
    <w:unhideWhenUsed/>
    <w:rsid w:val="00856DD1"/>
    <w:pPr>
      <w:spacing w:line="240" w:lineRule="auto"/>
    </w:pPr>
    <w:rPr>
      <w:sz w:val="20"/>
      <w:szCs w:val="20"/>
    </w:rPr>
  </w:style>
  <w:style w:type="character" w:customStyle="1" w:styleId="CommentTextChar">
    <w:name w:val="Comment Text Char"/>
    <w:basedOn w:val="DefaultParagraphFont"/>
    <w:link w:val="CommentText"/>
    <w:uiPriority w:val="99"/>
    <w:semiHidden/>
    <w:rsid w:val="00856DD1"/>
    <w:rPr>
      <w:sz w:val="20"/>
      <w:szCs w:val="20"/>
    </w:rPr>
  </w:style>
  <w:style w:type="paragraph" w:styleId="CommentSubject">
    <w:name w:val="annotation subject"/>
    <w:basedOn w:val="CommentText"/>
    <w:next w:val="CommentText"/>
    <w:link w:val="CommentSubjectChar"/>
    <w:uiPriority w:val="99"/>
    <w:semiHidden/>
    <w:unhideWhenUsed/>
    <w:rsid w:val="00856DD1"/>
    <w:rPr>
      <w:b/>
      <w:bCs/>
    </w:rPr>
  </w:style>
  <w:style w:type="character" w:customStyle="1" w:styleId="CommentSubjectChar">
    <w:name w:val="Comment Subject Char"/>
    <w:basedOn w:val="CommentTextChar"/>
    <w:link w:val="CommentSubject"/>
    <w:uiPriority w:val="99"/>
    <w:semiHidden/>
    <w:rsid w:val="00856DD1"/>
    <w:rPr>
      <w:b/>
      <w:bCs/>
      <w:sz w:val="20"/>
      <w:szCs w:val="20"/>
    </w:rPr>
  </w:style>
  <w:style w:type="paragraph" w:styleId="BalloonText">
    <w:name w:val="Balloon Text"/>
    <w:basedOn w:val="Normal"/>
    <w:link w:val="BalloonTextChar"/>
    <w:uiPriority w:val="99"/>
    <w:semiHidden/>
    <w:unhideWhenUsed/>
    <w:rsid w:val="00856DD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56DD1"/>
    <w:rPr>
      <w:rFonts w:ascii="Segoe UI" w:hAnsi="Segoe UI" w:cs="Segoe UI"/>
      <w:sz w:val="18"/>
      <w:szCs w:val="18"/>
    </w:rPr>
  </w:style>
  <w:style w:type="paragraph" w:styleId="Header">
    <w:name w:val="header"/>
    <w:basedOn w:val="Normal"/>
    <w:link w:val="HeaderChar"/>
    <w:uiPriority w:val="99"/>
    <w:unhideWhenUsed/>
    <w:rsid w:val="002025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2524"/>
  </w:style>
  <w:style w:type="paragraph" w:styleId="Footer">
    <w:name w:val="footer"/>
    <w:basedOn w:val="Normal"/>
    <w:link w:val="FooterChar"/>
    <w:uiPriority w:val="99"/>
    <w:unhideWhenUsed/>
    <w:rsid w:val="002025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25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B4B9B2-3C4F-4FB3-B07B-7BBE5B2F64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3049</TotalTime>
  <Pages>10</Pages>
  <Words>1068</Words>
  <Characters>6090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University of Edinburgh</Company>
  <LinksUpToDate>false</LinksUpToDate>
  <CharactersWithSpaces>7144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GADD Danni</dc:creator>
  <cp:keywords/>
  <dc:description/>
  <cp:lastModifiedBy>Danni Gadd</cp:lastModifiedBy>
  <cp:revision>14</cp:revision>
  <dcterms:created xsi:type="dcterms:W3CDTF">2023-12-13T11:04:00Z</dcterms:created>
  <dcterms:modified xsi:type="dcterms:W3CDTF">2024-02-19T20:26:00Z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f5edcea2-defe-3fda-8366-566040976631</vt:lpwstr>
  </property>
  <property fmtid="{D5CDD505-2E9C-101B-9397-08002B2CF9AE}" pid="4" name="Mendeley Citation Style_1">
    <vt:lpwstr>http://www.zotero.org/styles/nature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